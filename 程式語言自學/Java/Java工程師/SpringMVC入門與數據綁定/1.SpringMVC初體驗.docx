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8B70C" w14:textId="46C08BDB" w:rsidR="006A7FD2" w:rsidRDefault="00AA16D0" w:rsidP="00AA16D0">
      <w:pPr>
        <w:jc w:val="center"/>
        <w:rPr>
          <w:rFonts w:ascii="微軟正黑體" w:eastAsia="微軟正黑體" w:hAnsi="微軟正黑體"/>
          <w:sz w:val="60"/>
          <w:szCs w:val="60"/>
        </w:rPr>
      </w:pPr>
      <w:r w:rsidRPr="00AA16D0">
        <w:rPr>
          <w:rFonts w:ascii="微軟正黑體" w:eastAsia="微軟正黑體" w:hAnsi="微軟正黑體" w:hint="eastAsia"/>
          <w:sz w:val="60"/>
          <w:szCs w:val="60"/>
        </w:rPr>
        <w:t>SpringMVC初體驗</w:t>
      </w:r>
    </w:p>
    <w:p w14:paraId="63C2186A" w14:textId="72711CBA" w:rsidR="00AA16D0" w:rsidRDefault="00AA16D0" w:rsidP="00AA16D0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F4C0F18" wp14:editId="7ACBAB21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02A1" w14:textId="04E740C5" w:rsidR="00AA16D0" w:rsidRDefault="00AA16D0" w:rsidP="00AA16D0">
      <w:pPr>
        <w:rPr>
          <w:rFonts w:ascii="微軟正黑體" w:eastAsia="微軟正黑體" w:hAnsi="微軟正黑體"/>
          <w:color w:val="1C1F21"/>
          <w:szCs w:val="24"/>
          <w:shd w:val="clear" w:color="auto" w:fill="FFFFFF"/>
        </w:rPr>
      </w:pPr>
      <w:r w:rsidRPr="002420AD">
        <w:rPr>
          <w:rFonts w:ascii="微軟正黑體" w:eastAsia="微軟正黑體" w:hAnsi="微軟正黑體" w:hint="eastAsia"/>
          <w:szCs w:val="24"/>
        </w:rPr>
        <w:t>一個用來取代</w:t>
      </w:r>
      <w:r w:rsidRPr="002420AD">
        <w:rPr>
          <w:rFonts w:ascii="微軟正黑體" w:eastAsia="微軟正黑體" w:hAnsi="微軟正黑體"/>
          <w:color w:val="1C1F21"/>
          <w:szCs w:val="24"/>
          <w:shd w:val="clear" w:color="auto" w:fill="FFFFFF"/>
        </w:rPr>
        <w:t>S</w:t>
      </w:r>
      <w:r w:rsidRPr="002420AD">
        <w:rPr>
          <w:rFonts w:ascii="微軟正黑體" w:eastAsia="微軟正黑體" w:hAnsi="微軟正黑體" w:hint="eastAsia"/>
          <w:color w:val="1C1F21"/>
          <w:szCs w:val="24"/>
          <w:shd w:val="clear" w:color="auto" w:fill="FFFFFF"/>
        </w:rPr>
        <w:t>ervlet</w:t>
      </w:r>
      <w:r w:rsidR="002420AD" w:rsidRPr="002420AD">
        <w:rPr>
          <w:rFonts w:ascii="微軟正黑體" w:eastAsia="微軟正黑體" w:hAnsi="微軟正黑體" w:hint="eastAsia"/>
          <w:color w:val="1C1F21"/>
          <w:szCs w:val="24"/>
          <w:shd w:val="clear" w:color="auto" w:fill="FFFFFF"/>
        </w:rPr>
        <w:t>的W</w:t>
      </w:r>
      <w:r w:rsidR="002420AD" w:rsidRPr="002420AD">
        <w:rPr>
          <w:rFonts w:ascii="微軟正黑體" w:eastAsia="微軟正黑體" w:hAnsi="微軟正黑體"/>
          <w:color w:val="1C1F21"/>
          <w:szCs w:val="24"/>
          <w:shd w:val="clear" w:color="auto" w:fill="FFFFFF"/>
        </w:rPr>
        <w:t>eb</w:t>
      </w:r>
      <w:r w:rsidR="002420AD" w:rsidRPr="002420AD">
        <w:rPr>
          <w:rFonts w:ascii="微軟正黑體" w:eastAsia="微軟正黑體" w:hAnsi="微軟正黑體" w:hint="eastAsia"/>
          <w:color w:val="1C1F21"/>
          <w:szCs w:val="24"/>
          <w:shd w:val="clear" w:color="auto" w:fill="FFFFFF"/>
        </w:rPr>
        <w:t>開發框架</w:t>
      </w:r>
      <w:r w:rsidR="002420AD">
        <w:rPr>
          <w:rFonts w:ascii="微軟正黑體" w:eastAsia="微軟正黑體" w:hAnsi="微軟正黑體" w:hint="eastAsia"/>
          <w:color w:val="1C1F21"/>
          <w:szCs w:val="24"/>
          <w:shd w:val="clear" w:color="auto" w:fill="FFFFFF"/>
        </w:rPr>
        <w:t>。</w:t>
      </w:r>
    </w:p>
    <w:p w14:paraId="36AC8B07" w14:textId="43E7525D" w:rsidR="00701659" w:rsidRDefault="00701659" w:rsidP="00AA16D0">
      <w:pPr>
        <w:rPr>
          <w:rFonts w:ascii="微軟正黑體" w:eastAsia="微軟正黑體" w:hAnsi="微軟正黑體"/>
          <w:color w:val="1C1F21"/>
          <w:sz w:val="40"/>
          <w:szCs w:val="40"/>
          <w:shd w:val="clear" w:color="auto" w:fill="FFFFFF"/>
        </w:rPr>
      </w:pPr>
      <w:r w:rsidRPr="009F2529">
        <w:rPr>
          <w:rFonts w:ascii="微軟正黑體" w:eastAsia="微軟正黑體" w:hAnsi="微軟正黑體" w:hint="eastAsia"/>
          <w:color w:val="1C1F21"/>
          <w:sz w:val="40"/>
          <w:szCs w:val="40"/>
          <w:shd w:val="clear" w:color="auto" w:fill="FFFFFF"/>
        </w:rPr>
        <w:t>一、建立M</w:t>
      </w:r>
      <w:r w:rsidRPr="009F2529">
        <w:rPr>
          <w:rFonts w:ascii="微軟正黑體" w:eastAsia="微軟正黑體" w:hAnsi="微軟正黑體"/>
          <w:color w:val="1C1F21"/>
          <w:sz w:val="40"/>
          <w:szCs w:val="40"/>
          <w:shd w:val="clear" w:color="auto" w:fill="FFFFFF"/>
        </w:rPr>
        <w:t>aven Web App</w:t>
      </w:r>
    </w:p>
    <w:p w14:paraId="1C4F8D68" w14:textId="254D0EC5" w:rsidR="009F2529" w:rsidRDefault="009F2529" w:rsidP="00AA16D0">
      <w:pPr>
        <w:rPr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r w:rsidRPr="009F2529">
        <w:rPr>
          <w:rFonts w:ascii="微軟正黑體" w:eastAsia="微軟正黑體" w:hAnsi="微軟正黑體" w:hint="eastAsia"/>
          <w:color w:val="1C1F21"/>
          <w:sz w:val="32"/>
          <w:szCs w:val="32"/>
          <w:shd w:val="clear" w:color="auto" w:fill="FFFFFF"/>
        </w:rPr>
        <w:t>1</w:t>
      </w:r>
      <w:r w:rsidRPr="009F2529">
        <w:rPr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  <w:t>.</w:t>
      </w:r>
      <w:r w:rsidRPr="009F2529">
        <w:rPr>
          <w:rFonts w:ascii="微軟正黑體" w:eastAsia="微軟正黑體" w:hAnsi="微軟正黑體" w:hint="eastAsia"/>
          <w:color w:val="1C1F21"/>
          <w:sz w:val="32"/>
          <w:szCs w:val="32"/>
          <w:shd w:val="clear" w:color="auto" w:fill="FFFFFF"/>
        </w:rPr>
        <w:t>建立工程步驟</w:t>
      </w:r>
    </w:p>
    <w:p w14:paraId="183C64B3" w14:textId="5BC7EA01" w:rsidR="009F2529" w:rsidRDefault="009F2529" w:rsidP="00AA16D0">
      <w:pPr>
        <w:rPr>
          <w:rFonts w:ascii="微軟正黑體" w:eastAsia="微軟正黑體" w:hAnsi="微軟正黑體"/>
          <w:color w:val="1C1F21"/>
          <w:sz w:val="28"/>
          <w:szCs w:val="28"/>
          <w:shd w:val="clear" w:color="auto" w:fill="FFFFFF"/>
        </w:rPr>
      </w:pPr>
      <w:r w:rsidRPr="009F2529">
        <w:rPr>
          <w:rFonts w:ascii="微軟正黑體" w:eastAsia="微軟正黑體" w:hAnsi="微軟正黑體" w:hint="eastAsia"/>
          <w:color w:val="1C1F21"/>
          <w:sz w:val="28"/>
          <w:szCs w:val="28"/>
          <w:shd w:val="clear" w:color="auto" w:fill="FFFFFF"/>
        </w:rPr>
        <w:t>(</w:t>
      </w:r>
      <w:r w:rsidRPr="009F2529">
        <w:rPr>
          <w:rFonts w:ascii="微軟正黑體" w:eastAsia="微軟正黑體" w:hAnsi="微軟正黑體"/>
          <w:color w:val="1C1F21"/>
          <w:sz w:val="28"/>
          <w:szCs w:val="28"/>
          <w:shd w:val="clear" w:color="auto" w:fill="FFFFFF"/>
        </w:rPr>
        <w:t>1)</w:t>
      </w:r>
      <w:r>
        <w:rPr>
          <w:rFonts w:ascii="微軟正黑體" w:eastAsia="微軟正黑體" w:hAnsi="微軟正黑體" w:hint="eastAsia"/>
          <w:color w:val="1C1F21"/>
          <w:sz w:val="28"/>
          <w:szCs w:val="28"/>
          <w:shd w:val="clear" w:color="auto" w:fill="FFFFFF"/>
        </w:rPr>
        <w:t>建立M</w:t>
      </w:r>
      <w:r>
        <w:rPr>
          <w:rFonts w:ascii="微軟正黑體" w:eastAsia="微軟正黑體" w:hAnsi="微軟正黑體"/>
          <w:color w:val="1C1F21"/>
          <w:sz w:val="28"/>
          <w:szCs w:val="28"/>
          <w:shd w:val="clear" w:color="auto" w:fill="FFFFFF"/>
        </w:rPr>
        <w:t>aven</w:t>
      </w:r>
      <w:r>
        <w:rPr>
          <w:rFonts w:ascii="微軟正黑體" w:eastAsia="微軟正黑體" w:hAnsi="微軟正黑體" w:hint="eastAsia"/>
          <w:color w:val="1C1F21"/>
          <w:sz w:val="28"/>
          <w:szCs w:val="28"/>
          <w:shd w:val="clear" w:color="auto" w:fill="FFFFFF"/>
        </w:rPr>
        <w:t>工程</w:t>
      </w:r>
    </w:p>
    <w:p w14:paraId="1F69207A" w14:textId="17646273" w:rsidR="009F2529" w:rsidRDefault="009F2529" w:rsidP="00AA16D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1B478E" wp14:editId="6E38E2DE">
            <wp:extent cx="5274310" cy="53168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9CBD" w14:textId="690C3FD4" w:rsidR="009F2529" w:rsidRPr="0085329A" w:rsidRDefault="009F2529" w:rsidP="00AA16D0">
      <w:pPr>
        <w:rPr>
          <w:rFonts w:ascii="微軟正黑體" w:eastAsia="微軟正黑體" w:hAnsi="微軟正黑體"/>
          <w:szCs w:val="24"/>
        </w:rPr>
      </w:pPr>
      <w:r w:rsidRPr="0085329A">
        <w:rPr>
          <w:rFonts w:ascii="微軟正黑體" w:eastAsia="微軟正黑體" w:hAnsi="微軟正黑體" w:hint="eastAsia"/>
          <w:szCs w:val="24"/>
        </w:rPr>
        <w:t>注意JDK必須&gt;=8.0以上</w:t>
      </w:r>
    </w:p>
    <w:p w14:paraId="15F9915E" w14:textId="7BCED7D4" w:rsidR="0085329A" w:rsidRDefault="0085329A" w:rsidP="00AA16D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(</w:t>
      </w:r>
      <w:r>
        <w:rPr>
          <w:rFonts w:ascii="微軟正黑體" w:eastAsia="微軟正黑體" w:hAnsi="微軟正黑體"/>
          <w:sz w:val="28"/>
          <w:szCs w:val="28"/>
        </w:rPr>
        <w:t>2)</w:t>
      </w:r>
      <w:r>
        <w:rPr>
          <w:rFonts w:ascii="微軟正黑體" w:eastAsia="微軟正黑體" w:hAnsi="微軟正黑體" w:hint="eastAsia"/>
          <w:sz w:val="28"/>
          <w:szCs w:val="28"/>
        </w:rPr>
        <w:t>讓工程具有</w:t>
      </w:r>
      <w:r>
        <w:rPr>
          <w:rFonts w:ascii="微軟正黑體" w:eastAsia="微軟正黑體" w:hAnsi="微軟正黑體"/>
          <w:sz w:val="28"/>
          <w:szCs w:val="28"/>
        </w:rPr>
        <w:t>WebApp</w:t>
      </w:r>
      <w:r>
        <w:rPr>
          <w:rFonts w:ascii="微軟正黑體" w:eastAsia="微軟正黑體" w:hAnsi="微軟正黑體" w:hint="eastAsia"/>
          <w:sz w:val="28"/>
          <w:szCs w:val="28"/>
        </w:rPr>
        <w:t>能力</w:t>
      </w:r>
    </w:p>
    <w:p w14:paraId="493ACDEF" w14:textId="477606F1" w:rsidR="0085329A" w:rsidRDefault="0085329A" w:rsidP="00AA16D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B040DE" wp14:editId="5FB54071">
            <wp:extent cx="3209925" cy="56102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27DE" w14:textId="62EFCB08" w:rsidR="0085329A" w:rsidRDefault="0085329A" w:rsidP="00AA16D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先打開F</w:t>
      </w:r>
      <w:r>
        <w:rPr>
          <w:rFonts w:ascii="微軟正黑體" w:eastAsia="微軟正黑體" w:hAnsi="微軟正黑體"/>
          <w:sz w:val="28"/>
          <w:szCs w:val="28"/>
        </w:rPr>
        <w:t>ile</w:t>
      </w:r>
      <w:r>
        <w:rPr>
          <w:rFonts w:ascii="微軟正黑體" w:eastAsia="微軟正黑體" w:hAnsi="微軟正黑體" w:hint="eastAsia"/>
          <w:sz w:val="28"/>
          <w:szCs w:val="28"/>
        </w:rPr>
        <w:t>&gt;P</w:t>
      </w:r>
      <w:r>
        <w:rPr>
          <w:rFonts w:ascii="微軟正黑體" w:eastAsia="微軟正黑體" w:hAnsi="微軟正黑體"/>
          <w:sz w:val="28"/>
          <w:szCs w:val="28"/>
        </w:rPr>
        <w:t>roject Structure</w:t>
      </w:r>
    </w:p>
    <w:p w14:paraId="244CD57D" w14:textId="12494E34" w:rsidR="0085329A" w:rsidRDefault="0085329A" w:rsidP="00AA16D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AA0EBE" wp14:editId="10045BFA">
            <wp:extent cx="4410075" cy="37052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E634" w14:textId="668FCC4D" w:rsidR="0085329A" w:rsidRDefault="0085329A" w:rsidP="00AA16D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選擇F</w:t>
      </w:r>
      <w:r>
        <w:rPr>
          <w:rFonts w:ascii="微軟正黑體" w:eastAsia="微軟正黑體" w:hAnsi="微軟正黑體"/>
          <w:sz w:val="28"/>
          <w:szCs w:val="28"/>
        </w:rPr>
        <w:t>acts</w:t>
      </w:r>
      <w:r>
        <w:rPr>
          <w:rFonts w:ascii="微軟正黑體" w:eastAsia="微軟正黑體" w:hAnsi="微軟正黑體" w:hint="eastAsia"/>
          <w:sz w:val="28"/>
          <w:szCs w:val="28"/>
        </w:rPr>
        <w:t>&gt;</w:t>
      </w:r>
      <w:r>
        <w:rPr>
          <w:rFonts w:ascii="微軟正黑體" w:eastAsia="微軟正黑體" w:hAnsi="微軟正黑體"/>
          <w:sz w:val="28"/>
          <w:szCs w:val="28"/>
        </w:rPr>
        <w:t>&gt;Web</w:t>
      </w:r>
    </w:p>
    <w:p w14:paraId="359D8E46" w14:textId="6C152BD2" w:rsidR="0085329A" w:rsidRDefault="0085329A" w:rsidP="00AA16D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(</w:t>
      </w:r>
      <w:r>
        <w:rPr>
          <w:rFonts w:ascii="微軟正黑體" w:eastAsia="微軟正黑體" w:hAnsi="微軟正黑體"/>
          <w:sz w:val="28"/>
          <w:szCs w:val="28"/>
        </w:rPr>
        <w:t>3)</w:t>
      </w:r>
      <w:r>
        <w:rPr>
          <w:rFonts w:ascii="微軟正黑體" w:eastAsia="微軟正黑體" w:hAnsi="微軟正黑體" w:hint="eastAsia"/>
          <w:sz w:val="28"/>
          <w:szCs w:val="28"/>
        </w:rPr>
        <w:t>配置W</w:t>
      </w:r>
      <w:r>
        <w:rPr>
          <w:rFonts w:ascii="微軟正黑體" w:eastAsia="微軟正黑體" w:hAnsi="微軟正黑體"/>
          <w:sz w:val="28"/>
          <w:szCs w:val="28"/>
        </w:rPr>
        <w:t>eb</w:t>
      </w:r>
      <w:r>
        <w:rPr>
          <w:rFonts w:ascii="微軟正黑體" w:eastAsia="微軟正黑體" w:hAnsi="微軟正黑體" w:hint="eastAsia"/>
          <w:sz w:val="28"/>
          <w:szCs w:val="28"/>
        </w:rPr>
        <w:t>資料存放位置與S</w:t>
      </w:r>
      <w:r>
        <w:rPr>
          <w:rFonts w:ascii="微軟正黑體" w:eastAsia="微軟正黑體" w:hAnsi="微軟正黑體"/>
          <w:sz w:val="28"/>
          <w:szCs w:val="28"/>
        </w:rPr>
        <w:t>ervlet</w:t>
      </w:r>
      <w:r>
        <w:rPr>
          <w:rFonts w:ascii="微軟正黑體" w:eastAsia="微軟正黑體" w:hAnsi="微軟正黑體" w:hint="eastAsia"/>
          <w:sz w:val="28"/>
          <w:szCs w:val="28"/>
        </w:rPr>
        <w:t>版本</w:t>
      </w:r>
    </w:p>
    <w:p w14:paraId="033F0BE2" w14:textId="26F7C677" w:rsidR="0085329A" w:rsidRDefault="0085329A" w:rsidP="00AA16D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BC45DD" wp14:editId="78210CDF">
            <wp:extent cx="5274310" cy="408940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9C06" w14:textId="11F71A44" w:rsidR="0085329A" w:rsidRPr="001844CC" w:rsidRDefault="0085329A" w:rsidP="00AA16D0">
      <w:pPr>
        <w:rPr>
          <w:rFonts w:ascii="微軟正黑體" w:eastAsia="微軟正黑體" w:hAnsi="微軟正黑體"/>
          <w:szCs w:val="24"/>
        </w:rPr>
      </w:pPr>
      <w:r w:rsidRPr="001844CC">
        <w:rPr>
          <w:rFonts w:ascii="微軟正黑體" w:eastAsia="微軟正黑體" w:hAnsi="微軟正黑體" w:hint="eastAsia"/>
          <w:szCs w:val="24"/>
        </w:rPr>
        <w:t>注意:版本必須&gt;</w:t>
      </w:r>
      <w:r w:rsidRPr="001844CC">
        <w:rPr>
          <w:rFonts w:ascii="微軟正黑體" w:eastAsia="微軟正黑體" w:hAnsi="微軟正黑體"/>
          <w:szCs w:val="24"/>
        </w:rPr>
        <w:t>=3.1</w:t>
      </w:r>
    </w:p>
    <w:p w14:paraId="4FB75701" w14:textId="2E193580" w:rsidR="00472661" w:rsidRDefault="00472661" w:rsidP="00AA16D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699594F4" wp14:editId="75D2ABE4">
            <wp:extent cx="5274310" cy="21691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4A17" w14:textId="4EE62494" w:rsidR="00472661" w:rsidRPr="001844CC" w:rsidRDefault="00472661" w:rsidP="00AA16D0">
      <w:pPr>
        <w:rPr>
          <w:rFonts w:ascii="微軟正黑體" w:eastAsia="微軟正黑體" w:hAnsi="微軟正黑體"/>
          <w:szCs w:val="24"/>
        </w:rPr>
      </w:pPr>
      <w:r w:rsidRPr="001844CC">
        <w:rPr>
          <w:rFonts w:ascii="微軟正黑體" w:eastAsia="微軟正黑體" w:hAnsi="微軟正黑體" w:hint="eastAsia"/>
          <w:szCs w:val="24"/>
        </w:rPr>
        <w:t>並配置W</w:t>
      </w:r>
      <w:r w:rsidRPr="001844CC">
        <w:rPr>
          <w:rFonts w:ascii="微軟正黑體" w:eastAsia="微軟正黑體" w:hAnsi="微軟正黑體"/>
          <w:szCs w:val="24"/>
        </w:rPr>
        <w:t>eb</w:t>
      </w:r>
      <w:r w:rsidRPr="001844CC">
        <w:rPr>
          <w:rFonts w:ascii="微軟正黑體" w:eastAsia="微軟正黑體" w:hAnsi="微軟正黑體" w:hint="eastAsia"/>
          <w:szCs w:val="24"/>
        </w:rPr>
        <w:t>資源存放位置</w:t>
      </w:r>
    </w:p>
    <w:p w14:paraId="6E161562" w14:textId="18600EF9" w:rsidR="00723DD8" w:rsidRDefault="00723DD8" w:rsidP="00AA16D0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1712F7C0" wp14:editId="1DC136CD">
            <wp:extent cx="5274310" cy="99441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1849" w14:textId="5DB3DA6A" w:rsidR="00723DD8" w:rsidRPr="001844CC" w:rsidRDefault="00723DD8" w:rsidP="00AA16D0">
      <w:pPr>
        <w:rPr>
          <w:rFonts w:ascii="微軟正黑體" w:eastAsia="微軟正黑體" w:hAnsi="微軟正黑體"/>
          <w:szCs w:val="24"/>
        </w:rPr>
      </w:pPr>
      <w:r w:rsidRPr="001844CC">
        <w:rPr>
          <w:rFonts w:ascii="微軟正黑體" w:eastAsia="微軟正黑體" w:hAnsi="微軟正黑體" w:hint="eastAsia"/>
          <w:szCs w:val="24"/>
        </w:rPr>
        <w:t>產生A</w:t>
      </w:r>
      <w:r w:rsidRPr="001844CC">
        <w:rPr>
          <w:rFonts w:ascii="微軟正黑體" w:eastAsia="微軟正黑體" w:hAnsi="微軟正黑體"/>
          <w:szCs w:val="24"/>
        </w:rPr>
        <w:t>rtifact</w:t>
      </w:r>
    </w:p>
    <w:p w14:paraId="57CEF1DE" w14:textId="4CC06A5C" w:rsidR="001844CC" w:rsidRDefault="001844CC" w:rsidP="00AA16D0">
      <w:pPr>
        <w:rPr>
          <w:ins w:id="0" w:author="寶德 黃" w:date="2023-01-27T12:28:00Z"/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lastRenderedPageBreak/>
        <w:t>(</w:t>
      </w:r>
      <w:r>
        <w:rPr>
          <w:rFonts w:ascii="微軟正黑體" w:eastAsia="微軟正黑體" w:hAnsi="微軟正黑體"/>
          <w:sz w:val="28"/>
          <w:szCs w:val="28"/>
        </w:rPr>
        <w:t>4)</w:t>
      </w:r>
      <w:ins w:id="1" w:author="寶德 黃" w:date="2023-01-27T12:28:00Z">
        <w:r w:rsidR="004E7246">
          <w:rPr>
            <w:rFonts w:ascii="微軟正黑體" w:eastAsia="微軟正黑體" w:hAnsi="微軟正黑體" w:hint="eastAsia"/>
            <w:sz w:val="28"/>
            <w:szCs w:val="28"/>
          </w:rPr>
          <w:t>在</w:t>
        </w:r>
        <w:r w:rsidR="004E7246">
          <w:rPr>
            <w:rFonts w:ascii="微軟正黑體" w:eastAsia="微軟正黑體" w:hAnsi="微軟正黑體"/>
            <w:sz w:val="28"/>
            <w:szCs w:val="28"/>
          </w:rPr>
          <w:t>webapp</w:t>
        </w:r>
        <w:r w:rsidR="004E7246">
          <w:rPr>
            <w:rFonts w:ascii="微軟正黑體" w:eastAsia="微軟正黑體" w:hAnsi="微軟正黑體" w:hint="eastAsia"/>
            <w:sz w:val="28"/>
            <w:szCs w:val="28"/>
          </w:rPr>
          <w:t>資料夾裡面編寫首頁i</w:t>
        </w:r>
        <w:r w:rsidR="004E7246">
          <w:rPr>
            <w:rFonts w:ascii="微軟正黑體" w:eastAsia="微軟正黑體" w:hAnsi="微軟正黑體"/>
            <w:sz w:val="28"/>
            <w:szCs w:val="28"/>
          </w:rPr>
          <w:t>ndex</w:t>
        </w:r>
      </w:ins>
      <w:ins w:id="2" w:author="寶德 黃" w:date="2023-01-27T15:08:00Z">
        <w:r w:rsidR="002A5F23">
          <w:rPr>
            <w:rFonts w:ascii="微軟正黑體" w:eastAsia="微軟正黑體" w:hAnsi="微軟正黑體" w:hint="eastAsia"/>
            <w:sz w:val="28"/>
            <w:szCs w:val="28"/>
          </w:rPr>
          <w:t>.</w:t>
        </w:r>
        <w:r w:rsidR="002A5F23">
          <w:rPr>
            <w:rFonts w:ascii="微軟正黑體" w:eastAsia="微軟正黑體" w:hAnsi="微軟正黑體"/>
            <w:sz w:val="28"/>
            <w:szCs w:val="28"/>
          </w:rPr>
          <w:t>html</w:t>
        </w:r>
      </w:ins>
    </w:p>
    <w:p w14:paraId="4F348D8E" w14:textId="5F4A4748" w:rsidR="004E7246" w:rsidRDefault="004E7246" w:rsidP="00AA16D0">
      <w:pPr>
        <w:rPr>
          <w:ins w:id="3" w:author="寶德 黃" w:date="2023-01-27T12:29:00Z"/>
          <w:rFonts w:ascii="微軟正黑體" w:eastAsia="微軟正黑體" w:hAnsi="微軟正黑體"/>
          <w:sz w:val="28"/>
          <w:szCs w:val="28"/>
        </w:rPr>
      </w:pPr>
      <w:ins w:id="4" w:author="寶德 黃" w:date="2023-01-27T12:28:00Z">
        <w:r>
          <w:rPr>
            <w:noProof/>
          </w:rPr>
          <w:drawing>
            <wp:inline distT="0" distB="0" distL="0" distR="0" wp14:anchorId="4CBB6735" wp14:editId="42A8B5DE">
              <wp:extent cx="5274310" cy="3133090"/>
              <wp:effectExtent l="0" t="0" r="2540" b="0"/>
              <wp:docPr id="8" name="圖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1330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9D9117" w14:textId="6F68244C" w:rsidR="004E7246" w:rsidRDefault="004E7246" w:rsidP="00AA16D0">
      <w:pPr>
        <w:rPr>
          <w:ins w:id="5" w:author="寶德 黃" w:date="2023-01-27T12:29:00Z"/>
          <w:rFonts w:ascii="微軟正黑體" w:eastAsia="微軟正黑體" w:hAnsi="微軟正黑體"/>
          <w:sz w:val="28"/>
          <w:szCs w:val="28"/>
        </w:rPr>
      </w:pPr>
      <w:ins w:id="6" w:author="寶德 黃" w:date="2023-01-27T12:29:00Z">
        <w:r>
          <w:rPr>
            <w:rFonts w:ascii="微軟正黑體" w:eastAsia="微軟正黑體" w:hAnsi="微軟正黑體"/>
            <w:sz w:val="28"/>
            <w:szCs w:val="28"/>
          </w:rPr>
          <w:t>(5)</w:t>
        </w:r>
        <w:r>
          <w:rPr>
            <w:rFonts w:ascii="微軟正黑體" w:eastAsia="微軟正黑體" w:hAnsi="微軟正黑體" w:hint="eastAsia"/>
            <w:sz w:val="28"/>
            <w:szCs w:val="28"/>
          </w:rPr>
          <w:t>配置運行訊息</w:t>
        </w:r>
      </w:ins>
    </w:p>
    <w:p w14:paraId="09455BA4" w14:textId="2D3E053A" w:rsidR="004E7246" w:rsidRDefault="004E7246" w:rsidP="00AA16D0">
      <w:pPr>
        <w:rPr>
          <w:ins w:id="7" w:author="寶德 黃" w:date="2023-01-27T12:29:00Z"/>
          <w:rFonts w:ascii="微軟正黑體" w:eastAsia="微軟正黑體" w:hAnsi="微軟正黑體"/>
          <w:sz w:val="28"/>
          <w:szCs w:val="28"/>
        </w:rPr>
      </w:pPr>
      <w:ins w:id="8" w:author="寶德 黃" w:date="2023-01-27T12:29:00Z">
        <w:r>
          <w:rPr>
            <w:noProof/>
          </w:rPr>
          <w:drawing>
            <wp:inline distT="0" distB="0" distL="0" distR="0" wp14:anchorId="24F43C87" wp14:editId="1E5D437C">
              <wp:extent cx="5274310" cy="1124585"/>
              <wp:effectExtent l="0" t="0" r="2540" b="0"/>
              <wp:docPr id="9" name="圖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124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5B52C5" w14:textId="5B6E62A8" w:rsidR="004E7246" w:rsidRDefault="004E7246" w:rsidP="00AA16D0">
      <w:pPr>
        <w:rPr>
          <w:ins w:id="9" w:author="寶德 黃" w:date="2023-01-27T12:30:00Z"/>
          <w:rFonts w:ascii="微軟正黑體" w:eastAsia="微軟正黑體" w:hAnsi="微軟正黑體"/>
          <w:sz w:val="28"/>
          <w:szCs w:val="28"/>
        </w:rPr>
      </w:pPr>
      <w:ins w:id="10" w:author="寶德 黃" w:date="2023-01-27T12:29:00Z">
        <w:r>
          <w:rPr>
            <w:rFonts w:ascii="微軟正黑體" w:eastAsia="微軟正黑體" w:hAnsi="微軟正黑體" w:hint="eastAsia"/>
            <w:sz w:val="28"/>
            <w:szCs w:val="28"/>
          </w:rPr>
          <w:t>選擇</w:t>
        </w:r>
        <w:r>
          <w:rPr>
            <w:rFonts w:ascii="微軟正黑體" w:eastAsia="微軟正黑體" w:hAnsi="微軟正黑體"/>
            <w:sz w:val="28"/>
            <w:szCs w:val="28"/>
          </w:rPr>
          <w:t>Edit Configuration</w:t>
        </w:r>
      </w:ins>
    </w:p>
    <w:p w14:paraId="34CBBAF2" w14:textId="712F1E55" w:rsidR="004E7246" w:rsidRDefault="004E7246" w:rsidP="00AA16D0">
      <w:pPr>
        <w:rPr>
          <w:ins w:id="11" w:author="寶德 黃" w:date="2023-01-27T12:30:00Z"/>
          <w:rFonts w:ascii="微軟正黑體" w:eastAsia="微軟正黑體" w:hAnsi="微軟正黑體"/>
          <w:sz w:val="28"/>
          <w:szCs w:val="28"/>
        </w:rPr>
      </w:pPr>
      <w:ins w:id="12" w:author="寶德 黃" w:date="2023-01-27T12:30:00Z">
        <w:r>
          <w:rPr>
            <w:noProof/>
          </w:rPr>
          <w:lastRenderedPageBreak/>
          <w:drawing>
            <wp:inline distT="0" distB="0" distL="0" distR="0" wp14:anchorId="33525391" wp14:editId="5D29CD82">
              <wp:extent cx="5274310" cy="3388360"/>
              <wp:effectExtent l="0" t="0" r="2540" b="2540"/>
              <wp:docPr id="10" name="圖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3883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AB8B7B" w14:textId="352D63B7" w:rsidR="004E7246" w:rsidRDefault="004E7246" w:rsidP="00AA16D0">
      <w:pPr>
        <w:rPr>
          <w:ins w:id="13" w:author="寶德 黃" w:date="2023-01-27T12:31:00Z"/>
          <w:rFonts w:ascii="微軟正黑體" w:eastAsia="微軟正黑體" w:hAnsi="微軟正黑體"/>
          <w:sz w:val="28"/>
          <w:szCs w:val="28"/>
        </w:rPr>
      </w:pPr>
      <w:ins w:id="14" w:author="寶德 黃" w:date="2023-01-27T12:30:00Z">
        <w:r>
          <w:rPr>
            <w:rFonts w:ascii="微軟正黑體" w:eastAsia="微軟正黑體" w:hAnsi="微軟正黑體" w:hint="eastAsia"/>
            <w:sz w:val="28"/>
            <w:szCs w:val="28"/>
          </w:rPr>
          <w:t>選擇T</w:t>
        </w:r>
        <w:r>
          <w:rPr>
            <w:rFonts w:ascii="微軟正黑體" w:eastAsia="微軟正黑體" w:hAnsi="微軟正黑體"/>
            <w:sz w:val="28"/>
            <w:szCs w:val="28"/>
          </w:rPr>
          <w:t>omcatServer&gt;&gt;Local</w:t>
        </w:r>
      </w:ins>
    </w:p>
    <w:p w14:paraId="7600A96D" w14:textId="5C585089" w:rsidR="004E7246" w:rsidRDefault="004E7246" w:rsidP="00AA16D0">
      <w:pPr>
        <w:rPr>
          <w:ins w:id="15" w:author="寶德 黃" w:date="2023-01-27T12:31:00Z"/>
          <w:rFonts w:ascii="微軟正黑體" w:eastAsia="微軟正黑體" w:hAnsi="微軟正黑體"/>
          <w:sz w:val="28"/>
          <w:szCs w:val="28"/>
        </w:rPr>
      </w:pPr>
      <w:ins w:id="16" w:author="寶德 黃" w:date="2023-01-27T12:31:00Z">
        <w:r>
          <w:rPr>
            <w:noProof/>
          </w:rPr>
          <w:drawing>
            <wp:inline distT="0" distB="0" distL="0" distR="0" wp14:anchorId="282C14B6" wp14:editId="63E36D48">
              <wp:extent cx="5274310" cy="3545840"/>
              <wp:effectExtent l="0" t="0" r="2540" b="0"/>
              <wp:docPr id="11" name="圖片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5458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FDC7C6" w14:textId="77777777" w:rsidR="004E7246" w:rsidRDefault="004E7246" w:rsidP="004E7246">
      <w:pPr>
        <w:rPr>
          <w:ins w:id="17" w:author="寶德 黃" w:date="2023-01-27T12:31:00Z"/>
          <w:rFonts w:ascii="微軟正黑體" w:eastAsia="微軟正黑體" w:hAnsi="微軟正黑體"/>
          <w:sz w:val="28"/>
          <w:szCs w:val="28"/>
        </w:rPr>
      </w:pPr>
      <w:ins w:id="18" w:author="寶德 黃" w:date="2023-01-27T12:31:00Z">
        <w:r>
          <w:rPr>
            <w:rFonts w:ascii="微軟正黑體" w:eastAsia="微軟正黑體" w:hAnsi="微軟正黑體" w:hint="eastAsia"/>
            <w:sz w:val="28"/>
            <w:szCs w:val="28"/>
          </w:rPr>
          <w:t>配置A</w:t>
        </w:r>
        <w:r>
          <w:rPr>
            <w:rFonts w:ascii="微軟正黑體" w:eastAsia="微軟正黑體" w:hAnsi="微軟正黑體"/>
            <w:sz w:val="28"/>
            <w:szCs w:val="28"/>
          </w:rPr>
          <w:t>pplicationServer</w:t>
        </w:r>
      </w:ins>
    </w:p>
    <w:p w14:paraId="43167EB9" w14:textId="7117ECFB" w:rsidR="004E7246" w:rsidRDefault="004E7246" w:rsidP="00AA16D0">
      <w:pPr>
        <w:rPr>
          <w:ins w:id="19" w:author="寶德 黃" w:date="2023-01-27T12:32:00Z"/>
          <w:rFonts w:ascii="微軟正黑體" w:eastAsia="微軟正黑體" w:hAnsi="微軟正黑體"/>
          <w:sz w:val="28"/>
          <w:szCs w:val="28"/>
        </w:rPr>
      </w:pPr>
      <w:ins w:id="20" w:author="寶德 黃" w:date="2023-01-27T12:32:00Z">
        <w:r>
          <w:rPr>
            <w:noProof/>
          </w:rPr>
          <w:lastRenderedPageBreak/>
          <w:drawing>
            <wp:inline distT="0" distB="0" distL="0" distR="0" wp14:anchorId="48B03FF6" wp14:editId="1070F203">
              <wp:extent cx="5274310" cy="2759710"/>
              <wp:effectExtent l="0" t="0" r="2540" b="2540"/>
              <wp:docPr id="12" name="圖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759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DEB4B73" w14:textId="196F1E34" w:rsidR="004E7246" w:rsidRDefault="004E7246" w:rsidP="00AA16D0">
      <w:pPr>
        <w:rPr>
          <w:ins w:id="21" w:author="寶德 黃" w:date="2023-01-27T12:33:00Z"/>
          <w:rFonts w:ascii="微軟正黑體" w:eastAsia="微軟正黑體" w:hAnsi="微軟正黑體"/>
          <w:sz w:val="28"/>
          <w:szCs w:val="28"/>
        </w:rPr>
      </w:pPr>
      <w:ins w:id="22" w:author="寶德 黃" w:date="2023-01-27T12:32:00Z">
        <w:r>
          <w:rPr>
            <w:rFonts w:ascii="微軟正黑體" w:eastAsia="微軟正黑體" w:hAnsi="微軟正黑體" w:hint="eastAsia"/>
            <w:sz w:val="28"/>
            <w:szCs w:val="28"/>
          </w:rPr>
          <w:t>選擇T</w:t>
        </w:r>
        <w:r>
          <w:rPr>
            <w:rFonts w:ascii="微軟正黑體" w:eastAsia="微軟正黑體" w:hAnsi="微軟正黑體"/>
            <w:sz w:val="28"/>
            <w:szCs w:val="28"/>
          </w:rPr>
          <w:t>omcat</w:t>
        </w:r>
        <w:r>
          <w:rPr>
            <w:rFonts w:ascii="微軟正黑體" w:eastAsia="微軟正黑體" w:hAnsi="微軟正黑體" w:hint="eastAsia"/>
            <w:sz w:val="28"/>
            <w:szCs w:val="28"/>
          </w:rPr>
          <w:t>存放的路徑，版本至少要&gt;=</w:t>
        </w:r>
        <w:r>
          <w:rPr>
            <w:rFonts w:ascii="微軟正黑體" w:eastAsia="微軟正黑體" w:hAnsi="微軟正黑體"/>
            <w:sz w:val="28"/>
            <w:szCs w:val="28"/>
          </w:rPr>
          <w:t>8.5</w:t>
        </w:r>
      </w:ins>
    </w:p>
    <w:p w14:paraId="6A7A509D" w14:textId="4AD592A0" w:rsidR="005624E5" w:rsidRDefault="005624E5" w:rsidP="00AA16D0">
      <w:pPr>
        <w:rPr>
          <w:ins w:id="23" w:author="寶德 黃" w:date="2023-01-27T12:39:00Z"/>
          <w:rFonts w:ascii="微軟正黑體" w:eastAsia="微軟正黑體" w:hAnsi="微軟正黑體"/>
          <w:sz w:val="28"/>
          <w:szCs w:val="28"/>
        </w:rPr>
      </w:pPr>
      <w:ins w:id="24" w:author="寶德 黃" w:date="2023-01-27T12:35:00Z">
        <w:r>
          <w:rPr>
            <w:noProof/>
          </w:rPr>
          <w:drawing>
            <wp:inline distT="0" distB="0" distL="0" distR="0" wp14:anchorId="18E6A11C" wp14:editId="1CE0EB8E">
              <wp:extent cx="5274310" cy="3493770"/>
              <wp:effectExtent l="0" t="0" r="2540" b="0"/>
              <wp:docPr id="13" name="圖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493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E66E9B9" w14:textId="6D3B82B9" w:rsidR="009C1FDB" w:rsidRDefault="009C1FDB" w:rsidP="00AA16D0">
      <w:pPr>
        <w:rPr>
          <w:ins w:id="25" w:author="寶德 黃" w:date="2023-01-27T12:39:00Z"/>
          <w:rFonts w:ascii="微軟正黑體" w:eastAsia="微軟正黑體" w:hAnsi="微軟正黑體"/>
          <w:sz w:val="28"/>
          <w:szCs w:val="28"/>
        </w:rPr>
      </w:pPr>
      <w:ins w:id="26" w:author="寶德 黃" w:date="2023-01-27T12:39:00Z">
        <w:r>
          <w:rPr>
            <w:rFonts w:ascii="微軟正黑體" w:eastAsia="微軟正黑體" w:hAnsi="微軟正黑體" w:hint="eastAsia"/>
            <w:sz w:val="28"/>
            <w:szCs w:val="28"/>
          </w:rPr>
          <w:t>接下來更改U</w:t>
        </w:r>
        <w:r>
          <w:rPr>
            <w:rFonts w:ascii="微軟正黑體" w:eastAsia="微軟正黑體" w:hAnsi="微軟正黑體"/>
            <w:sz w:val="28"/>
            <w:szCs w:val="28"/>
          </w:rPr>
          <w:t>pate action</w:t>
        </w:r>
      </w:ins>
    </w:p>
    <w:p w14:paraId="1F12ECAB" w14:textId="6199A7C7" w:rsidR="009C1FDB" w:rsidRDefault="009C1FDB" w:rsidP="00AA16D0">
      <w:pPr>
        <w:rPr>
          <w:ins w:id="27" w:author="寶德 黃" w:date="2023-01-27T12:39:00Z"/>
          <w:rFonts w:ascii="微軟正黑體" w:eastAsia="微軟正黑體" w:hAnsi="微軟正黑體"/>
          <w:sz w:val="28"/>
          <w:szCs w:val="28"/>
        </w:rPr>
      </w:pPr>
      <w:ins w:id="28" w:author="寶德 黃" w:date="2023-01-27T12:39:00Z">
        <w:r>
          <w:rPr>
            <w:noProof/>
          </w:rPr>
          <w:lastRenderedPageBreak/>
          <w:drawing>
            <wp:inline distT="0" distB="0" distL="0" distR="0" wp14:anchorId="258A6530" wp14:editId="43B00490">
              <wp:extent cx="5274310" cy="3636645"/>
              <wp:effectExtent l="0" t="0" r="2540" b="1905"/>
              <wp:docPr id="15" name="圖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636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730DDE" w14:textId="77777777" w:rsidR="00825AED" w:rsidRDefault="009C1FDB" w:rsidP="00AA16D0">
      <w:pPr>
        <w:rPr>
          <w:ins w:id="29" w:author="寶德 黃" w:date="2023-01-27T12:47:00Z"/>
          <w:rFonts w:ascii="微軟正黑體" w:eastAsia="微軟正黑體" w:hAnsi="微軟正黑體"/>
          <w:sz w:val="28"/>
          <w:szCs w:val="28"/>
        </w:rPr>
      </w:pPr>
      <w:ins w:id="30" w:author="寶德 黃" w:date="2023-01-27T12:39:00Z">
        <w:r>
          <w:rPr>
            <w:rFonts w:ascii="微軟正黑體" w:eastAsia="微軟正黑體" w:hAnsi="微軟正黑體" w:hint="eastAsia"/>
            <w:sz w:val="28"/>
            <w:szCs w:val="28"/>
          </w:rPr>
          <w:t>將a</w:t>
        </w:r>
        <w:r>
          <w:rPr>
            <w:rFonts w:ascii="微軟正黑體" w:eastAsia="微軟正黑體" w:hAnsi="微軟正黑體"/>
            <w:sz w:val="28"/>
            <w:szCs w:val="28"/>
          </w:rPr>
          <w:t>ction</w:t>
        </w:r>
        <w:r>
          <w:rPr>
            <w:rFonts w:ascii="微軟正黑體" w:eastAsia="微軟正黑體" w:hAnsi="微軟正黑體" w:hint="eastAsia"/>
            <w:sz w:val="28"/>
            <w:szCs w:val="28"/>
          </w:rPr>
          <w:t>改到U</w:t>
        </w:r>
        <w:r>
          <w:rPr>
            <w:rFonts w:ascii="微軟正黑體" w:eastAsia="微軟正黑體" w:hAnsi="微軟正黑體"/>
            <w:sz w:val="28"/>
            <w:szCs w:val="28"/>
          </w:rPr>
          <w:t>pdate classes and resources</w:t>
        </w:r>
        <w:r>
          <w:rPr>
            <w:rFonts w:ascii="微軟正黑體" w:eastAsia="微軟正黑體" w:hAnsi="微軟正黑體" w:hint="eastAsia"/>
            <w:sz w:val="28"/>
            <w:szCs w:val="28"/>
          </w:rPr>
          <w:t>這樣我們更新資料就不用一直重新啟動S</w:t>
        </w:r>
        <w:r>
          <w:rPr>
            <w:rFonts w:ascii="微軟正黑體" w:eastAsia="微軟正黑體" w:hAnsi="微軟正黑體"/>
            <w:sz w:val="28"/>
            <w:szCs w:val="28"/>
          </w:rPr>
          <w:t>erver</w:t>
        </w:r>
      </w:ins>
    </w:p>
    <w:p w14:paraId="0118B0CB" w14:textId="1002A2A1" w:rsidR="00825AED" w:rsidRDefault="00825AED" w:rsidP="00AA16D0">
      <w:pPr>
        <w:rPr>
          <w:ins w:id="31" w:author="寶德 黃" w:date="2023-01-27T12:47:00Z"/>
          <w:rFonts w:ascii="微軟正黑體" w:eastAsia="微軟正黑體" w:hAnsi="微軟正黑體"/>
          <w:sz w:val="28"/>
          <w:szCs w:val="28"/>
        </w:rPr>
      </w:pPr>
      <w:ins w:id="32" w:author="寶德 黃" w:date="2023-01-27T12:47:00Z">
        <w:r>
          <w:rPr>
            <w:noProof/>
          </w:rPr>
          <w:drawing>
            <wp:inline distT="0" distB="0" distL="0" distR="0" wp14:anchorId="46F2AFBE" wp14:editId="13BDDDB6">
              <wp:extent cx="5274310" cy="3660140"/>
              <wp:effectExtent l="0" t="0" r="2540" b="0"/>
              <wp:docPr id="16" name="圖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6601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25A26D" w14:textId="72E89034" w:rsidR="00825AED" w:rsidRPr="00825AED" w:rsidRDefault="00825AED" w:rsidP="00AA16D0">
      <w:pPr>
        <w:rPr>
          <w:ins w:id="33" w:author="寶德 黃" w:date="2023-01-27T12:47:00Z"/>
          <w:rFonts w:ascii="微軟正黑體" w:eastAsia="微軟正黑體" w:hAnsi="微軟正黑體"/>
          <w:sz w:val="28"/>
          <w:szCs w:val="28"/>
        </w:rPr>
      </w:pPr>
      <w:ins w:id="34" w:author="寶德 黃" w:date="2023-01-27T12:47:00Z">
        <w:r>
          <w:rPr>
            <w:rFonts w:ascii="微軟正黑體" w:eastAsia="微軟正黑體" w:hAnsi="微軟正黑體" w:hint="eastAsia"/>
            <w:sz w:val="28"/>
            <w:szCs w:val="28"/>
          </w:rPr>
          <w:t>更改</w:t>
        </w:r>
        <w:r>
          <w:rPr>
            <w:rFonts w:ascii="微軟正黑體" w:eastAsia="微軟正黑體" w:hAnsi="微軟正黑體"/>
            <w:sz w:val="28"/>
            <w:szCs w:val="28"/>
          </w:rPr>
          <w:t>port</w:t>
        </w:r>
        <w:r>
          <w:rPr>
            <w:rFonts w:ascii="微軟正黑體" w:eastAsia="微軟正黑體" w:hAnsi="微軟正黑體" w:hint="eastAsia"/>
            <w:sz w:val="28"/>
            <w:szCs w:val="28"/>
          </w:rPr>
          <w:t>，則URL也會自動</w:t>
        </w:r>
      </w:ins>
      <w:ins w:id="35" w:author="寶德 黃" w:date="2023-01-27T12:48:00Z">
        <w:r>
          <w:rPr>
            <w:rFonts w:ascii="微軟正黑體" w:eastAsia="微軟正黑體" w:hAnsi="微軟正黑體" w:hint="eastAsia"/>
            <w:sz w:val="28"/>
            <w:szCs w:val="28"/>
          </w:rPr>
          <w:t>更改。</w:t>
        </w:r>
      </w:ins>
    </w:p>
    <w:p w14:paraId="56E6772C" w14:textId="0F992477" w:rsidR="005624E5" w:rsidRDefault="005624E5" w:rsidP="00AA16D0">
      <w:pPr>
        <w:rPr>
          <w:ins w:id="36" w:author="寶德 黃" w:date="2023-01-27T12:36:00Z"/>
          <w:rFonts w:ascii="微軟正黑體" w:eastAsia="微軟正黑體" w:hAnsi="微軟正黑體"/>
          <w:sz w:val="28"/>
          <w:szCs w:val="28"/>
        </w:rPr>
      </w:pPr>
      <w:ins w:id="37" w:author="寶德 黃" w:date="2023-01-27T12:33:00Z">
        <w:r>
          <w:rPr>
            <w:rFonts w:ascii="微軟正黑體" w:eastAsia="微軟正黑體" w:hAnsi="微軟正黑體" w:hint="eastAsia"/>
            <w:sz w:val="28"/>
            <w:szCs w:val="28"/>
          </w:rPr>
          <w:lastRenderedPageBreak/>
          <w:t>之後選擇o</w:t>
        </w:r>
        <w:r>
          <w:rPr>
            <w:rFonts w:ascii="微軟正黑體" w:eastAsia="微軟正黑體" w:hAnsi="微軟正黑體"/>
            <w:sz w:val="28"/>
            <w:szCs w:val="28"/>
          </w:rPr>
          <w:t>k</w:t>
        </w:r>
      </w:ins>
      <w:ins w:id="38" w:author="寶德 黃" w:date="2023-01-27T12:39:00Z">
        <w:r w:rsidR="002B4AAC">
          <w:rPr>
            <w:rFonts w:ascii="微軟正黑體" w:eastAsia="微軟正黑體" w:hAnsi="微軟正黑體" w:hint="eastAsia"/>
            <w:sz w:val="28"/>
            <w:szCs w:val="28"/>
          </w:rPr>
          <w:t>。</w:t>
        </w:r>
      </w:ins>
    </w:p>
    <w:p w14:paraId="03DDDEAB" w14:textId="42E7497A" w:rsidR="00BD0498" w:rsidRDefault="00BD0498" w:rsidP="00AA16D0">
      <w:pPr>
        <w:rPr>
          <w:ins w:id="39" w:author="寶德 黃" w:date="2023-01-27T12:37:00Z"/>
          <w:rFonts w:ascii="微軟正黑體" w:eastAsia="微軟正黑體" w:hAnsi="微軟正黑體"/>
          <w:sz w:val="28"/>
          <w:szCs w:val="28"/>
        </w:rPr>
      </w:pPr>
      <w:ins w:id="40" w:author="寶德 黃" w:date="2023-01-27T12:37:00Z">
        <w:r>
          <w:rPr>
            <w:rFonts w:ascii="微軟正黑體" w:eastAsia="微軟正黑體" w:hAnsi="微軟正黑體" w:hint="eastAsia"/>
            <w:sz w:val="28"/>
            <w:szCs w:val="28"/>
          </w:rPr>
          <w:t>(</w:t>
        </w:r>
        <w:r>
          <w:rPr>
            <w:rFonts w:ascii="微軟正黑體" w:eastAsia="微軟正黑體" w:hAnsi="微軟正黑體"/>
            <w:sz w:val="28"/>
            <w:szCs w:val="28"/>
          </w:rPr>
          <w:t>6)</w:t>
        </w:r>
        <w:r>
          <w:rPr>
            <w:rFonts w:ascii="微軟正黑體" w:eastAsia="微軟正黑體" w:hAnsi="微軟正黑體" w:hint="eastAsia"/>
            <w:sz w:val="28"/>
            <w:szCs w:val="28"/>
          </w:rPr>
          <w:t>填寫W</w:t>
        </w:r>
        <w:r>
          <w:rPr>
            <w:rFonts w:ascii="微軟正黑體" w:eastAsia="微軟正黑體" w:hAnsi="微軟正黑體"/>
            <w:sz w:val="28"/>
            <w:szCs w:val="28"/>
          </w:rPr>
          <w:t>eb</w:t>
        </w:r>
        <w:r>
          <w:rPr>
            <w:rFonts w:ascii="微軟正黑體" w:eastAsia="微軟正黑體" w:hAnsi="微軟正黑體" w:hint="eastAsia"/>
            <w:sz w:val="28"/>
            <w:szCs w:val="28"/>
          </w:rPr>
          <w:t>部屬的參數</w:t>
        </w:r>
      </w:ins>
    </w:p>
    <w:p w14:paraId="3DFAA955" w14:textId="238E1699" w:rsidR="00BD0498" w:rsidRDefault="00BD0498" w:rsidP="00AA16D0">
      <w:pPr>
        <w:rPr>
          <w:ins w:id="41" w:author="寶德 黃" w:date="2023-01-27T12:37:00Z"/>
          <w:rFonts w:ascii="微軟正黑體" w:eastAsia="微軟正黑體" w:hAnsi="微軟正黑體"/>
          <w:sz w:val="28"/>
          <w:szCs w:val="28"/>
        </w:rPr>
      </w:pPr>
      <w:ins w:id="42" w:author="寶德 黃" w:date="2023-01-27T12:37:00Z">
        <w:r>
          <w:rPr>
            <w:noProof/>
          </w:rPr>
          <w:drawing>
            <wp:inline distT="0" distB="0" distL="0" distR="0" wp14:anchorId="114E87FD" wp14:editId="5013F500">
              <wp:extent cx="5274310" cy="3634105"/>
              <wp:effectExtent l="0" t="0" r="2540" b="4445"/>
              <wp:docPr id="14" name="圖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6341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05C280" w14:textId="25DDD66C" w:rsidR="00BD0498" w:rsidRDefault="00BD0498" w:rsidP="00AA16D0">
      <w:pPr>
        <w:rPr>
          <w:ins w:id="43" w:author="寶德 黃" w:date="2023-01-27T12:37:00Z"/>
          <w:rFonts w:ascii="微軟正黑體" w:eastAsia="微軟正黑體" w:hAnsi="微軟正黑體"/>
          <w:sz w:val="28"/>
          <w:szCs w:val="28"/>
        </w:rPr>
      </w:pPr>
      <w:ins w:id="44" w:author="寶德 黃" w:date="2023-01-27T12:37:00Z">
        <w:r>
          <w:rPr>
            <w:rFonts w:ascii="微軟正黑體" w:eastAsia="微軟正黑體" w:hAnsi="微軟正黑體" w:hint="eastAsia"/>
            <w:sz w:val="28"/>
            <w:szCs w:val="28"/>
          </w:rPr>
          <w:t>重新打開C</w:t>
        </w:r>
        <w:r>
          <w:rPr>
            <w:rFonts w:ascii="微軟正黑體" w:eastAsia="微軟正黑體" w:hAnsi="微軟正黑體"/>
            <w:sz w:val="28"/>
            <w:szCs w:val="28"/>
          </w:rPr>
          <w:t>onfiguration</w:t>
        </w:r>
        <w:r>
          <w:rPr>
            <w:rFonts w:ascii="微軟正黑體" w:eastAsia="微軟正黑體" w:hAnsi="微軟正黑體" w:hint="eastAsia"/>
            <w:sz w:val="28"/>
            <w:szCs w:val="28"/>
          </w:rPr>
          <w:t>選擇D</w:t>
        </w:r>
        <w:r>
          <w:rPr>
            <w:rFonts w:ascii="微軟正黑體" w:eastAsia="微軟正黑體" w:hAnsi="微軟正黑體"/>
            <w:sz w:val="28"/>
            <w:szCs w:val="28"/>
          </w:rPr>
          <w:t>eployment</w:t>
        </w:r>
        <w:r>
          <w:rPr>
            <w:rFonts w:ascii="微軟正黑體" w:eastAsia="微軟正黑體" w:hAnsi="微軟正黑體" w:hint="eastAsia"/>
            <w:sz w:val="28"/>
            <w:szCs w:val="28"/>
          </w:rPr>
          <w:t>確認有加入資訊。</w:t>
        </w:r>
      </w:ins>
    </w:p>
    <w:p w14:paraId="1A8B9B74" w14:textId="4F6EA754" w:rsidR="00825AED" w:rsidRDefault="00BD0498" w:rsidP="00AA16D0">
      <w:pPr>
        <w:rPr>
          <w:ins w:id="45" w:author="寶德 黃" w:date="2023-01-27T12:48:00Z"/>
          <w:rFonts w:ascii="微軟正黑體" w:eastAsia="微軟正黑體" w:hAnsi="微軟正黑體"/>
          <w:sz w:val="28"/>
          <w:szCs w:val="28"/>
        </w:rPr>
      </w:pPr>
      <w:ins w:id="46" w:author="寶德 黃" w:date="2023-01-27T12:37:00Z">
        <w:r>
          <w:rPr>
            <w:rFonts w:ascii="微軟正黑體" w:eastAsia="微軟正黑體" w:hAnsi="微軟正黑體" w:hint="eastAsia"/>
            <w:sz w:val="28"/>
            <w:szCs w:val="28"/>
          </w:rPr>
          <w:t>Ap</w:t>
        </w:r>
        <w:r>
          <w:rPr>
            <w:rFonts w:ascii="微軟正黑體" w:eastAsia="微軟正黑體" w:hAnsi="微軟正黑體"/>
            <w:sz w:val="28"/>
            <w:szCs w:val="28"/>
          </w:rPr>
          <w:t>plicationContext</w:t>
        </w:r>
        <w:r>
          <w:rPr>
            <w:rFonts w:ascii="微軟正黑體" w:eastAsia="微軟正黑體" w:hAnsi="微軟正黑體" w:hint="eastAsia"/>
            <w:sz w:val="28"/>
            <w:szCs w:val="28"/>
          </w:rPr>
          <w:t>代表URL的地址，使用</w:t>
        </w:r>
      </w:ins>
      <w:ins w:id="47" w:author="寶德 黃" w:date="2023-01-27T12:38:00Z">
        <w:r>
          <w:rPr>
            <w:rFonts w:ascii="微軟正黑體" w:eastAsia="微軟正黑體" w:hAnsi="微軟正黑體"/>
            <w:sz w:val="28"/>
            <w:szCs w:val="28"/>
          </w:rPr>
          <w:t>”/”</w:t>
        </w:r>
        <w:r>
          <w:rPr>
            <w:rFonts w:ascii="微軟正黑體" w:eastAsia="微軟正黑體" w:hAnsi="微軟正黑體" w:hint="eastAsia"/>
            <w:sz w:val="28"/>
            <w:szCs w:val="28"/>
          </w:rPr>
          <w:t>代表只需要使用l</w:t>
        </w:r>
        <w:r>
          <w:rPr>
            <w:rFonts w:ascii="微軟正黑體" w:eastAsia="微軟正黑體" w:hAnsi="微軟正黑體"/>
            <w:sz w:val="28"/>
            <w:szCs w:val="28"/>
          </w:rPr>
          <w:t>ocalhost</w:t>
        </w:r>
        <w:r>
          <w:rPr>
            <w:rFonts w:ascii="微軟正黑體" w:eastAsia="微軟正黑體" w:hAnsi="微軟正黑體" w:hint="eastAsia"/>
            <w:sz w:val="28"/>
            <w:szCs w:val="28"/>
          </w:rPr>
          <w:t>就可以訪問到w</w:t>
        </w:r>
        <w:r>
          <w:rPr>
            <w:rFonts w:ascii="微軟正黑體" w:eastAsia="微軟正黑體" w:hAnsi="微軟正黑體"/>
            <w:sz w:val="28"/>
            <w:szCs w:val="28"/>
          </w:rPr>
          <w:t>eb</w:t>
        </w:r>
      </w:ins>
      <w:ins w:id="48" w:author="寶德 黃" w:date="2023-01-27T12:48:00Z">
        <w:r w:rsidR="00825AED">
          <w:rPr>
            <w:rFonts w:ascii="微軟正黑體" w:eastAsia="微軟正黑體" w:hAnsi="微軟正黑體" w:hint="eastAsia"/>
            <w:sz w:val="28"/>
            <w:szCs w:val="28"/>
          </w:rPr>
          <w:t>。</w:t>
        </w:r>
      </w:ins>
    </w:p>
    <w:p w14:paraId="63163354" w14:textId="4A4408EF" w:rsidR="00825AED" w:rsidRDefault="00825AED" w:rsidP="00AA16D0">
      <w:pPr>
        <w:rPr>
          <w:ins w:id="49" w:author="寶德 黃" w:date="2023-01-27T12:48:00Z"/>
          <w:rFonts w:ascii="微軟正黑體" w:eastAsia="微軟正黑體" w:hAnsi="微軟正黑體"/>
          <w:sz w:val="28"/>
          <w:szCs w:val="28"/>
        </w:rPr>
      </w:pPr>
      <w:ins w:id="50" w:author="寶德 黃" w:date="2023-01-27T12:48:00Z">
        <w:r>
          <w:rPr>
            <w:rFonts w:ascii="微軟正黑體" w:eastAsia="微軟正黑體" w:hAnsi="微軟正黑體" w:hint="eastAsia"/>
            <w:sz w:val="28"/>
            <w:szCs w:val="28"/>
          </w:rPr>
          <w:t>結合上面的p</w:t>
        </w:r>
        <w:r>
          <w:rPr>
            <w:rFonts w:ascii="微軟正黑體" w:eastAsia="微軟正黑體" w:hAnsi="微軟正黑體"/>
            <w:sz w:val="28"/>
            <w:szCs w:val="28"/>
          </w:rPr>
          <w:t>ort</w:t>
        </w:r>
        <w:r>
          <w:rPr>
            <w:rFonts w:ascii="微軟正黑體" w:eastAsia="微軟正黑體" w:hAnsi="微軟正黑體" w:hint="eastAsia"/>
            <w:sz w:val="28"/>
            <w:szCs w:val="28"/>
          </w:rPr>
          <w:t>設定則u</w:t>
        </w:r>
        <w:r>
          <w:rPr>
            <w:rFonts w:ascii="微軟正黑體" w:eastAsia="微軟正黑體" w:hAnsi="微軟正黑體"/>
            <w:sz w:val="28"/>
            <w:szCs w:val="28"/>
          </w:rPr>
          <w:t>rl</w:t>
        </w:r>
        <w:r>
          <w:rPr>
            <w:rFonts w:ascii="微軟正黑體" w:eastAsia="微軟正黑體" w:hAnsi="微軟正黑體" w:hint="eastAsia"/>
            <w:sz w:val="28"/>
            <w:szCs w:val="28"/>
          </w:rPr>
          <w:t>會由p</w:t>
        </w:r>
        <w:r>
          <w:rPr>
            <w:rFonts w:ascii="微軟正黑體" w:eastAsia="微軟正黑體" w:hAnsi="微軟正黑體"/>
            <w:sz w:val="28"/>
            <w:szCs w:val="28"/>
          </w:rPr>
          <w:t>ort</w:t>
        </w:r>
        <w:r>
          <w:rPr>
            <w:rFonts w:ascii="微軟正黑體" w:eastAsia="微軟正黑體" w:hAnsi="微軟正黑體" w:hint="eastAsia"/>
            <w:sz w:val="28"/>
            <w:szCs w:val="28"/>
          </w:rPr>
          <w:t>號碼+</w:t>
        </w:r>
        <w:r>
          <w:rPr>
            <w:rFonts w:ascii="微軟正黑體" w:eastAsia="微軟正黑體" w:hAnsi="微軟正黑體"/>
            <w:sz w:val="28"/>
            <w:szCs w:val="28"/>
          </w:rPr>
          <w:t>ApplicationContext</w:t>
        </w:r>
        <w:r>
          <w:rPr>
            <w:rFonts w:ascii="微軟正黑體" w:eastAsia="微軟正黑體" w:hAnsi="微軟正黑體" w:hint="eastAsia"/>
            <w:sz w:val="28"/>
            <w:szCs w:val="28"/>
          </w:rPr>
          <w:t>組合而成。</w:t>
        </w:r>
      </w:ins>
    </w:p>
    <w:p w14:paraId="2F179AE8" w14:textId="254E412E" w:rsidR="00825AED" w:rsidRDefault="00825AED" w:rsidP="00AA16D0">
      <w:pPr>
        <w:rPr>
          <w:ins w:id="51" w:author="寶德 黃" w:date="2023-01-27T13:24:00Z"/>
          <w:rFonts w:ascii="微軟正黑體" w:eastAsia="微軟正黑體" w:hAnsi="微軟正黑體"/>
          <w:sz w:val="28"/>
          <w:szCs w:val="28"/>
        </w:rPr>
      </w:pPr>
      <w:ins w:id="52" w:author="寶德 黃" w:date="2023-01-27T12:48:00Z">
        <w:r>
          <w:rPr>
            <w:noProof/>
          </w:rPr>
          <w:drawing>
            <wp:inline distT="0" distB="0" distL="0" distR="0" wp14:anchorId="68DBA336" wp14:editId="36A9E97B">
              <wp:extent cx="5274310" cy="408940"/>
              <wp:effectExtent l="0" t="0" r="2540" b="0"/>
              <wp:docPr id="17" name="圖片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6273C14" w14:textId="480AA5B0" w:rsidR="005128C2" w:rsidRDefault="005128C2" w:rsidP="00AA16D0">
      <w:pPr>
        <w:rPr>
          <w:ins w:id="53" w:author="寶德 黃" w:date="2023-01-27T13:24:00Z"/>
          <w:rFonts w:ascii="微軟正黑體" w:eastAsia="微軟正黑體" w:hAnsi="微軟正黑體"/>
          <w:color w:val="1C1F21"/>
          <w:sz w:val="40"/>
          <w:szCs w:val="40"/>
          <w:shd w:val="clear" w:color="auto" w:fill="FFFFFF"/>
        </w:rPr>
      </w:pPr>
      <w:ins w:id="54" w:author="寶德 黃" w:date="2023-01-27T13:24:00Z">
        <w:r>
          <w:rPr>
            <w:rFonts w:ascii="微軟正黑體" w:eastAsia="微軟正黑體" w:hAnsi="微軟正黑體" w:hint="eastAsia"/>
            <w:color w:val="1C1F21"/>
            <w:sz w:val="40"/>
            <w:szCs w:val="40"/>
            <w:shd w:val="clear" w:color="auto" w:fill="FFFFFF"/>
          </w:rPr>
          <w:t>二</w:t>
        </w:r>
        <w:r w:rsidRPr="009F2529">
          <w:rPr>
            <w:rFonts w:ascii="微軟正黑體" w:eastAsia="微軟正黑體" w:hAnsi="微軟正黑體" w:hint="eastAsia"/>
            <w:color w:val="1C1F21"/>
            <w:sz w:val="40"/>
            <w:szCs w:val="40"/>
            <w:shd w:val="clear" w:color="auto" w:fill="FFFFFF"/>
          </w:rPr>
          <w:t>、</w:t>
        </w:r>
        <w:r>
          <w:rPr>
            <w:rFonts w:ascii="微軟正黑體" w:eastAsia="微軟正黑體" w:hAnsi="微軟正黑體" w:hint="eastAsia"/>
            <w:color w:val="1C1F21"/>
            <w:sz w:val="40"/>
            <w:szCs w:val="40"/>
            <w:shd w:val="clear" w:color="auto" w:fill="FFFFFF"/>
          </w:rPr>
          <w:t>S</w:t>
        </w:r>
        <w:r>
          <w:rPr>
            <w:rFonts w:ascii="微軟正黑體" w:eastAsia="微軟正黑體" w:hAnsi="微軟正黑體"/>
            <w:color w:val="1C1F21"/>
            <w:sz w:val="40"/>
            <w:szCs w:val="40"/>
            <w:shd w:val="clear" w:color="auto" w:fill="FFFFFF"/>
          </w:rPr>
          <w:t>pring MVC</w:t>
        </w:r>
        <w:r>
          <w:rPr>
            <w:rFonts w:ascii="微軟正黑體" w:eastAsia="微軟正黑體" w:hAnsi="微軟正黑體" w:hint="eastAsia"/>
            <w:color w:val="1C1F21"/>
            <w:sz w:val="40"/>
            <w:szCs w:val="40"/>
            <w:shd w:val="clear" w:color="auto" w:fill="FFFFFF"/>
          </w:rPr>
          <w:t>環境配置</w:t>
        </w:r>
      </w:ins>
    </w:p>
    <w:p w14:paraId="5B83333E" w14:textId="1772DE9C" w:rsidR="005128C2" w:rsidRDefault="005128C2" w:rsidP="00AA16D0">
      <w:pPr>
        <w:rPr>
          <w:ins w:id="55" w:author="寶德 黃" w:date="2023-01-27T13:32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56" w:author="寶德 黃" w:date="2023-01-27T13:24:00Z">
        <w:r w:rsidRPr="005128C2"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  <w:rPrChange w:id="57" w:author="寶德 黃" w:date="2023-01-27T13:24:00Z">
              <w:rPr>
                <w:rFonts w:ascii="微軟正黑體" w:eastAsia="微軟正黑體" w:hAnsi="微軟正黑體" w:hint="eastAsia"/>
                <w:color w:val="1C1F21"/>
                <w:sz w:val="40"/>
                <w:szCs w:val="40"/>
                <w:shd w:val="clear" w:color="auto" w:fill="FFFFFF"/>
              </w:rPr>
            </w:rPrChange>
          </w:rPr>
          <w:t>1</w:t>
        </w:r>
        <w:r w:rsidRPr="005128C2"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  <w:rPrChange w:id="58" w:author="寶德 黃" w:date="2023-01-27T13:24:00Z">
              <w:rPr>
                <w:rFonts w:ascii="微軟正黑體" w:eastAsia="微軟正黑體" w:hAnsi="微軟正黑體"/>
                <w:color w:val="1C1F21"/>
                <w:sz w:val="40"/>
                <w:szCs w:val="40"/>
                <w:shd w:val="clear" w:color="auto" w:fill="FFFFFF"/>
              </w:rPr>
            </w:rPrChange>
          </w:rPr>
          <w:t>.</w:t>
        </w:r>
      </w:ins>
      <w:ins w:id="59" w:author="寶德 黃" w:date="2023-01-27T13:25:00Z"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Maven</w:t>
        </w:r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依賴</w:t>
        </w:r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spring-webmvc</w:t>
        </w:r>
      </w:ins>
    </w:p>
    <w:p w14:paraId="2CD2BC52" w14:textId="3F9F7196" w:rsidR="00B8509F" w:rsidRDefault="00B8509F" w:rsidP="00AA16D0">
      <w:pPr>
        <w:rPr>
          <w:ins w:id="60" w:author="寶德 黃" w:date="2023-01-27T13:25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61" w:author="寶德 黃" w:date="2023-01-27T13:32:00Z">
        <w:r>
          <w:rPr>
            <w:noProof/>
          </w:rPr>
          <w:lastRenderedPageBreak/>
          <w:drawing>
            <wp:inline distT="0" distB="0" distL="0" distR="0" wp14:anchorId="62D56FB7" wp14:editId="312BB2B9">
              <wp:extent cx="4629150" cy="2143125"/>
              <wp:effectExtent l="0" t="0" r="0" b="9525"/>
              <wp:docPr id="18" name="圖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29150" cy="2143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DE3B8BF" w14:textId="19B30D45" w:rsidR="005128C2" w:rsidRDefault="005128C2" w:rsidP="00AA16D0">
      <w:pPr>
        <w:rPr>
          <w:ins w:id="62" w:author="寶德 黃" w:date="2023-01-27T14:05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63" w:author="寶德 黃" w:date="2023-01-27T13:25:00Z"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2</w:t>
        </w:r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.web.xml</w:t>
        </w:r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配置D</w:t>
        </w:r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ispatcherServlet</w:t>
        </w:r>
      </w:ins>
    </w:p>
    <w:p w14:paraId="0510DFF2" w14:textId="7EF2FF00" w:rsidR="00574134" w:rsidRDefault="00574134" w:rsidP="00AA16D0">
      <w:pPr>
        <w:rPr>
          <w:ins w:id="64" w:author="寶德 黃" w:date="2023-01-27T14:09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65" w:author="寶德 黃" w:date="2023-01-27T14:05:00Z">
        <w:r>
          <w:rPr>
            <w:noProof/>
          </w:rPr>
          <w:drawing>
            <wp:inline distT="0" distB="0" distL="0" distR="0" wp14:anchorId="6B0415BF" wp14:editId="2BEC3E1C">
              <wp:extent cx="5274310" cy="4641850"/>
              <wp:effectExtent l="0" t="0" r="2540" b="6350"/>
              <wp:docPr id="19" name="圖片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4641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B2D93D7" w14:textId="741853B7" w:rsidR="00D227D2" w:rsidRDefault="00D227D2" w:rsidP="00AA16D0">
      <w:pPr>
        <w:rPr>
          <w:ins w:id="66" w:author="寶德 黃" w:date="2023-01-27T14:12:00Z"/>
          <w:rFonts w:ascii="微軟正黑體" w:eastAsia="微軟正黑體" w:hAnsi="微軟正黑體"/>
          <w:color w:val="1C1F21"/>
          <w:sz w:val="28"/>
          <w:szCs w:val="28"/>
          <w:shd w:val="clear" w:color="auto" w:fill="FFFFFF"/>
        </w:rPr>
      </w:pPr>
      <w:ins w:id="67" w:author="寶德 黃" w:date="2023-01-27T14:10:00Z">
        <w:r w:rsidRPr="00C85097">
          <w:rPr>
            <w:rFonts w:ascii="微軟正黑體" w:eastAsia="微軟正黑體" w:hAnsi="微軟正黑體" w:hint="eastAsia"/>
            <w:color w:val="1C1F21"/>
            <w:sz w:val="28"/>
            <w:szCs w:val="28"/>
            <w:shd w:val="clear" w:color="auto" w:fill="FFFFFF"/>
            <w:rPrChange w:id="68" w:author="寶德 黃" w:date="2023-01-27T14:12:00Z">
              <w:rPr>
                <w:rFonts w:ascii="微軟正黑體" w:eastAsia="微軟正黑體" w:hAnsi="微軟正黑體" w:hint="eastAsia"/>
                <w:color w:val="1C1F21"/>
                <w:sz w:val="32"/>
                <w:szCs w:val="32"/>
                <w:shd w:val="clear" w:color="auto" w:fill="FFFFFF"/>
              </w:rPr>
            </w:rPrChange>
          </w:rPr>
          <w:t>設定</w:t>
        </w:r>
      </w:ins>
      <w:ins w:id="69" w:author="寶德 黃" w:date="2023-01-27T14:09:00Z">
        <w:r w:rsidRPr="00C85097">
          <w:rPr>
            <w:rFonts w:ascii="微軟正黑體" w:eastAsia="微軟正黑體" w:hAnsi="微軟正黑體" w:hint="eastAsia"/>
            <w:color w:val="1C1F21"/>
            <w:sz w:val="28"/>
            <w:szCs w:val="28"/>
            <w:shd w:val="clear" w:color="auto" w:fill="FFFFFF"/>
            <w:rPrChange w:id="70" w:author="寶德 黃" w:date="2023-01-27T14:12:00Z">
              <w:rPr>
                <w:rFonts w:ascii="微軟正黑體" w:eastAsia="微軟正黑體" w:hAnsi="微軟正黑體" w:hint="eastAsia"/>
                <w:color w:val="1C1F21"/>
                <w:sz w:val="32"/>
                <w:szCs w:val="32"/>
                <w:shd w:val="clear" w:color="auto" w:fill="FFFFFF"/>
              </w:rPr>
            </w:rPrChange>
          </w:rPr>
          <w:t>一些啟動參數</w:t>
        </w:r>
      </w:ins>
    </w:p>
    <w:p w14:paraId="6450916F" w14:textId="3EE7881F" w:rsidR="00C85097" w:rsidRPr="00C85097" w:rsidRDefault="00C85097" w:rsidP="00AA16D0">
      <w:pPr>
        <w:rPr>
          <w:ins w:id="71" w:author="寶德 黃" w:date="2023-01-27T14:10:00Z"/>
          <w:rFonts w:ascii="微軟正黑體" w:eastAsia="微軟正黑體" w:hAnsi="微軟正黑體" w:hint="eastAsia"/>
          <w:color w:val="1C1F21"/>
          <w:sz w:val="28"/>
          <w:szCs w:val="28"/>
          <w:shd w:val="clear" w:color="auto" w:fill="FFFFFF"/>
          <w:rPrChange w:id="72" w:author="寶德 黃" w:date="2023-01-27T14:12:00Z">
            <w:rPr>
              <w:ins w:id="73" w:author="寶德 黃" w:date="2023-01-27T14:10:00Z"/>
              <w:rFonts w:ascii="微軟正黑體" w:eastAsia="微軟正黑體" w:hAnsi="微軟正黑體"/>
              <w:color w:val="1C1F21"/>
              <w:sz w:val="32"/>
              <w:szCs w:val="32"/>
              <w:shd w:val="clear" w:color="auto" w:fill="FFFFFF"/>
            </w:rPr>
          </w:rPrChange>
        </w:rPr>
      </w:pPr>
      <w:ins w:id="74" w:author="寶德 黃" w:date="2023-01-27T14:12:00Z">
        <w:r>
          <w:rPr>
            <w:rFonts w:ascii="微軟正黑體" w:eastAsia="微軟正黑體" w:hAnsi="微軟正黑體"/>
            <w:color w:val="1C1F21"/>
            <w:sz w:val="28"/>
            <w:szCs w:val="28"/>
            <w:shd w:val="clear" w:color="auto" w:fill="FFFFFF"/>
          </w:rPr>
          <w:t>(1)</w:t>
        </w:r>
      </w:ins>
      <w:ins w:id="75" w:author="寶德 黃" w:date="2023-01-27T14:13:00Z">
        <w:r>
          <w:rPr>
            <w:rFonts w:ascii="微軟正黑體" w:eastAsia="微軟正黑體" w:hAnsi="微軟正黑體"/>
            <w:color w:val="1C1F21"/>
            <w:sz w:val="28"/>
            <w:szCs w:val="28"/>
            <w:shd w:val="clear" w:color="auto" w:fill="FFFFFF"/>
          </w:rPr>
          <w:t>load-on-startup</w:t>
        </w:r>
        <w:r>
          <w:rPr>
            <w:rFonts w:ascii="微軟正黑體" w:eastAsia="微軟正黑體" w:hAnsi="微軟正黑體" w:hint="eastAsia"/>
            <w:color w:val="1C1F21"/>
            <w:sz w:val="28"/>
            <w:szCs w:val="28"/>
            <w:shd w:val="clear" w:color="auto" w:fill="FFFFFF"/>
          </w:rPr>
          <w:t>參數</w:t>
        </w:r>
      </w:ins>
    </w:p>
    <w:p w14:paraId="534B3CAA" w14:textId="3E58937E" w:rsidR="00D227D2" w:rsidRDefault="00D227D2" w:rsidP="00AA16D0">
      <w:pPr>
        <w:rPr>
          <w:ins w:id="76" w:author="寶德 黃" w:date="2023-01-27T14:13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77" w:author="寶德 黃" w:date="2023-01-27T14:10:00Z">
        <w:r>
          <w:rPr>
            <w:noProof/>
          </w:rPr>
          <w:lastRenderedPageBreak/>
          <w:drawing>
            <wp:inline distT="0" distB="0" distL="0" distR="0" wp14:anchorId="00B27166" wp14:editId="10978535">
              <wp:extent cx="5274310" cy="2413635"/>
              <wp:effectExtent l="0" t="0" r="2540" b="5715"/>
              <wp:docPr id="20" name="圖片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413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71F1952" w14:textId="56945D8D" w:rsidR="00C85097" w:rsidRPr="00C85097" w:rsidRDefault="00C85097" w:rsidP="00AA16D0">
      <w:pPr>
        <w:rPr>
          <w:ins w:id="78" w:author="寶德 黃" w:date="2023-01-27T14:13:00Z"/>
          <w:rFonts w:ascii="微軟正黑體" w:eastAsia="微軟正黑體" w:hAnsi="微軟正黑體"/>
          <w:color w:val="1C1F21"/>
          <w:szCs w:val="24"/>
          <w:shd w:val="clear" w:color="auto" w:fill="FFFFFF"/>
          <w:rPrChange w:id="79" w:author="寶德 黃" w:date="2023-01-27T14:13:00Z">
            <w:rPr>
              <w:ins w:id="80" w:author="寶德 黃" w:date="2023-01-27T14:13:00Z"/>
              <w:rFonts w:ascii="微軟正黑體" w:eastAsia="微軟正黑體" w:hAnsi="微軟正黑體"/>
              <w:color w:val="1C1F21"/>
              <w:sz w:val="32"/>
              <w:szCs w:val="32"/>
              <w:shd w:val="clear" w:color="auto" w:fill="FFFFFF"/>
            </w:rPr>
          </w:rPrChange>
        </w:rPr>
      </w:pPr>
      <w:ins w:id="81" w:author="寶德 黃" w:date="2023-01-27T14:13:00Z">
        <w:r w:rsidRPr="00C85097">
          <w:rPr>
            <w:rFonts w:ascii="微軟正黑體" w:eastAsia="微軟正黑體" w:hAnsi="微軟正黑體" w:hint="eastAsia"/>
            <w:color w:val="1C1F21"/>
            <w:szCs w:val="24"/>
            <w:shd w:val="clear" w:color="auto" w:fill="FFFFFF"/>
            <w:rPrChange w:id="82" w:author="寶德 黃" w:date="2023-01-27T14:13:00Z">
              <w:rPr>
                <w:rFonts w:ascii="微軟正黑體" w:eastAsia="微軟正黑體" w:hAnsi="微軟正黑體" w:hint="eastAsia"/>
                <w:color w:val="1C1F21"/>
                <w:sz w:val="32"/>
                <w:szCs w:val="32"/>
                <w:shd w:val="clear" w:color="auto" w:fill="FFFFFF"/>
              </w:rPr>
            </w:rPrChange>
          </w:rPr>
          <w:t>設定S</w:t>
        </w:r>
        <w:r w:rsidRPr="00C85097">
          <w:rPr>
            <w:rFonts w:ascii="微軟正黑體" w:eastAsia="微軟正黑體" w:hAnsi="微軟正黑體"/>
            <w:color w:val="1C1F21"/>
            <w:szCs w:val="24"/>
            <w:shd w:val="clear" w:color="auto" w:fill="FFFFFF"/>
            <w:rPrChange w:id="83" w:author="寶德 黃" w:date="2023-01-27T14:13:00Z">
              <w:rPr>
                <w:rFonts w:ascii="微軟正黑體" w:eastAsia="微軟正黑體" w:hAnsi="微軟正黑體"/>
                <w:color w:val="1C1F21"/>
                <w:sz w:val="32"/>
                <w:szCs w:val="32"/>
                <w:shd w:val="clear" w:color="auto" w:fill="FFFFFF"/>
              </w:rPr>
            </w:rPrChange>
          </w:rPr>
          <w:t>pring IoC</w:t>
        </w:r>
        <w:r w:rsidRPr="00C85097">
          <w:rPr>
            <w:rFonts w:ascii="微軟正黑體" w:eastAsia="微軟正黑體" w:hAnsi="微軟正黑體" w:hint="eastAsia"/>
            <w:color w:val="1C1F21"/>
            <w:szCs w:val="24"/>
            <w:shd w:val="clear" w:color="auto" w:fill="FFFFFF"/>
            <w:rPrChange w:id="84" w:author="寶德 黃" w:date="2023-01-27T14:13:00Z">
              <w:rPr>
                <w:rFonts w:ascii="微軟正黑體" w:eastAsia="微軟正黑體" w:hAnsi="微軟正黑體" w:hint="eastAsia"/>
                <w:color w:val="1C1F21"/>
                <w:sz w:val="32"/>
                <w:szCs w:val="32"/>
                <w:shd w:val="clear" w:color="auto" w:fill="FFFFFF"/>
              </w:rPr>
            </w:rPrChange>
          </w:rPr>
          <w:t>和D</w:t>
        </w:r>
        <w:r w:rsidRPr="00C85097">
          <w:rPr>
            <w:rFonts w:ascii="微軟正黑體" w:eastAsia="微軟正黑體" w:hAnsi="微軟正黑體"/>
            <w:color w:val="1C1F21"/>
            <w:szCs w:val="24"/>
            <w:shd w:val="clear" w:color="auto" w:fill="FFFFFF"/>
            <w:rPrChange w:id="85" w:author="寶德 黃" w:date="2023-01-27T14:13:00Z">
              <w:rPr>
                <w:rFonts w:ascii="微軟正黑體" w:eastAsia="微軟正黑體" w:hAnsi="微軟正黑體"/>
                <w:color w:val="1C1F21"/>
                <w:sz w:val="32"/>
                <w:szCs w:val="32"/>
                <w:shd w:val="clear" w:color="auto" w:fill="FFFFFF"/>
              </w:rPr>
            </w:rPrChange>
          </w:rPr>
          <w:t>ispatcherServlet</w:t>
        </w:r>
        <w:r w:rsidRPr="00C85097">
          <w:rPr>
            <w:rFonts w:ascii="微軟正黑體" w:eastAsia="微軟正黑體" w:hAnsi="微軟正黑體" w:hint="eastAsia"/>
            <w:color w:val="1C1F21"/>
            <w:szCs w:val="24"/>
            <w:shd w:val="clear" w:color="auto" w:fill="FFFFFF"/>
            <w:rPrChange w:id="86" w:author="寶德 黃" w:date="2023-01-27T14:13:00Z">
              <w:rPr>
                <w:rFonts w:ascii="微軟正黑體" w:eastAsia="微軟正黑體" w:hAnsi="微軟正黑體" w:hint="eastAsia"/>
                <w:color w:val="1C1F21"/>
                <w:sz w:val="32"/>
                <w:szCs w:val="32"/>
                <w:shd w:val="clear" w:color="auto" w:fill="FFFFFF"/>
              </w:rPr>
            </w:rPrChange>
          </w:rPr>
          <w:t>的初始化時機</w:t>
        </w:r>
      </w:ins>
    </w:p>
    <w:p w14:paraId="37B403C1" w14:textId="0A921DD1" w:rsidR="00C85097" w:rsidRPr="00497CED" w:rsidRDefault="00C85097" w:rsidP="00C85097">
      <w:pPr>
        <w:rPr>
          <w:ins w:id="87" w:author="寶德 黃" w:date="2023-01-27T14:13:00Z"/>
          <w:rFonts w:ascii="微軟正黑體" w:eastAsia="微軟正黑體" w:hAnsi="微軟正黑體" w:hint="eastAsia"/>
          <w:color w:val="1C1F21"/>
          <w:sz w:val="28"/>
          <w:szCs w:val="28"/>
          <w:shd w:val="clear" w:color="auto" w:fill="FFFFFF"/>
        </w:rPr>
      </w:pPr>
      <w:ins w:id="88" w:author="寶德 黃" w:date="2023-01-27T14:13:00Z">
        <w:r>
          <w:rPr>
            <w:rFonts w:ascii="微軟正黑體" w:eastAsia="微軟正黑體" w:hAnsi="微軟正黑體"/>
            <w:color w:val="1C1F21"/>
            <w:sz w:val="28"/>
            <w:szCs w:val="28"/>
            <w:shd w:val="clear" w:color="auto" w:fill="FFFFFF"/>
          </w:rPr>
          <w:t>(</w:t>
        </w:r>
        <w:r>
          <w:rPr>
            <w:rFonts w:ascii="微軟正黑體" w:eastAsia="微軟正黑體" w:hAnsi="微軟正黑體"/>
            <w:color w:val="1C1F21"/>
            <w:sz w:val="28"/>
            <w:szCs w:val="28"/>
            <w:shd w:val="clear" w:color="auto" w:fill="FFFFFF"/>
          </w:rPr>
          <w:t>2</w:t>
        </w:r>
        <w:r>
          <w:rPr>
            <w:rFonts w:ascii="微軟正黑體" w:eastAsia="微軟正黑體" w:hAnsi="微軟正黑體"/>
            <w:color w:val="1C1F21"/>
            <w:sz w:val="28"/>
            <w:szCs w:val="28"/>
            <w:shd w:val="clear" w:color="auto" w:fill="FFFFFF"/>
          </w:rPr>
          <w:t>)</w:t>
        </w:r>
      </w:ins>
      <w:ins w:id="89" w:author="寶德 黃" w:date="2023-01-27T14:14:00Z">
        <w:r>
          <w:rPr>
            <w:rFonts w:ascii="微軟正黑體" w:eastAsia="微軟正黑體" w:hAnsi="微軟正黑體"/>
            <w:color w:val="1C1F21"/>
            <w:sz w:val="28"/>
            <w:szCs w:val="28"/>
            <w:shd w:val="clear" w:color="auto" w:fill="FFFFFF"/>
          </w:rPr>
          <w:t>init-param</w:t>
        </w:r>
      </w:ins>
      <w:ins w:id="90" w:author="寶德 黃" w:date="2023-01-27T14:13:00Z">
        <w:r>
          <w:rPr>
            <w:rFonts w:ascii="微軟正黑體" w:eastAsia="微軟正黑體" w:hAnsi="微軟正黑體" w:hint="eastAsia"/>
            <w:color w:val="1C1F21"/>
            <w:sz w:val="28"/>
            <w:szCs w:val="28"/>
            <w:shd w:val="clear" w:color="auto" w:fill="FFFFFF"/>
          </w:rPr>
          <w:t>參數</w:t>
        </w:r>
      </w:ins>
    </w:p>
    <w:p w14:paraId="14D5D11A" w14:textId="10628A1E" w:rsidR="00C85097" w:rsidRDefault="00C85097" w:rsidP="00AA16D0">
      <w:pPr>
        <w:rPr>
          <w:ins w:id="91" w:author="寶德 黃" w:date="2023-01-27T14:14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92" w:author="寶德 黃" w:date="2023-01-27T14:14:00Z">
        <w:r>
          <w:rPr>
            <w:noProof/>
          </w:rPr>
          <w:drawing>
            <wp:inline distT="0" distB="0" distL="0" distR="0" wp14:anchorId="3F714702" wp14:editId="2A691ECA">
              <wp:extent cx="5274310" cy="1985010"/>
              <wp:effectExtent l="0" t="0" r="2540" b="0"/>
              <wp:docPr id="21" name="圖片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9850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59642F" w14:textId="0520E7AB" w:rsidR="00C85097" w:rsidRPr="008B0674" w:rsidRDefault="00C85097" w:rsidP="00AA16D0">
      <w:pPr>
        <w:rPr>
          <w:ins w:id="93" w:author="寶德 黃" w:date="2023-01-27T14:14:00Z"/>
          <w:rFonts w:ascii="微軟正黑體" w:eastAsia="微軟正黑體" w:hAnsi="微軟正黑體"/>
          <w:color w:val="1C1F21"/>
          <w:szCs w:val="24"/>
          <w:shd w:val="clear" w:color="auto" w:fill="FFFFFF"/>
          <w:rPrChange w:id="94" w:author="寶德 黃" w:date="2023-01-27T14:15:00Z">
            <w:rPr>
              <w:ins w:id="95" w:author="寶德 黃" w:date="2023-01-27T14:14:00Z"/>
              <w:rFonts w:ascii="微軟正黑體" w:eastAsia="微軟正黑體" w:hAnsi="微軟正黑體"/>
              <w:color w:val="1C1F21"/>
              <w:sz w:val="32"/>
              <w:szCs w:val="32"/>
              <w:shd w:val="clear" w:color="auto" w:fill="FFFFFF"/>
            </w:rPr>
          </w:rPrChange>
        </w:rPr>
      </w:pPr>
      <w:ins w:id="96" w:author="寶德 黃" w:date="2023-01-27T14:14:00Z">
        <w:r w:rsidRPr="008B0674">
          <w:rPr>
            <w:rFonts w:ascii="微軟正黑體" w:eastAsia="微軟正黑體" w:hAnsi="微軟正黑體" w:hint="eastAsia"/>
            <w:color w:val="1C1F21"/>
            <w:szCs w:val="24"/>
            <w:shd w:val="clear" w:color="auto" w:fill="FFFFFF"/>
            <w:rPrChange w:id="97" w:author="寶德 黃" w:date="2023-01-27T14:15:00Z">
              <w:rPr>
                <w:rFonts w:ascii="微軟正黑體" w:eastAsia="微軟正黑體" w:hAnsi="微軟正黑體" w:hint="eastAsia"/>
                <w:color w:val="1C1F21"/>
                <w:sz w:val="32"/>
                <w:szCs w:val="32"/>
                <w:shd w:val="clear" w:color="auto" w:fill="FFFFFF"/>
              </w:rPr>
            </w:rPrChange>
          </w:rPr>
          <w:t>指定S</w:t>
        </w:r>
        <w:r w:rsidRPr="008B0674">
          <w:rPr>
            <w:rFonts w:ascii="微軟正黑體" w:eastAsia="微軟正黑體" w:hAnsi="微軟正黑體"/>
            <w:color w:val="1C1F21"/>
            <w:szCs w:val="24"/>
            <w:shd w:val="clear" w:color="auto" w:fill="FFFFFF"/>
            <w:rPrChange w:id="98" w:author="寶德 黃" w:date="2023-01-27T14:15:00Z">
              <w:rPr>
                <w:rFonts w:ascii="微軟正黑體" w:eastAsia="微軟正黑體" w:hAnsi="微軟正黑體"/>
                <w:color w:val="1C1F21"/>
                <w:sz w:val="32"/>
                <w:szCs w:val="32"/>
                <w:shd w:val="clear" w:color="auto" w:fill="FFFFFF"/>
              </w:rPr>
            </w:rPrChange>
          </w:rPr>
          <w:t>pring</w:t>
        </w:r>
        <w:r w:rsidRPr="008B0674">
          <w:rPr>
            <w:rFonts w:ascii="微軟正黑體" w:eastAsia="微軟正黑體" w:hAnsi="微軟正黑體" w:hint="eastAsia"/>
            <w:color w:val="1C1F21"/>
            <w:szCs w:val="24"/>
            <w:shd w:val="clear" w:color="auto" w:fill="FFFFFF"/>
            <w:rPrChange w:id="99" w:author="寶德 黃" w:date="2023-01-27T14:15:00Z">
              <w:rPr>
                <w:rFonts w:ascii="微軟正黑體" w:eastAsia="微軟正黑體" w:hAnsi="微軟正黑體" w:hint="eastAsia"/>
                <w:color w:val="1C1F21"/>
                <w:sz w:val="32"/>
                <w:szCs w:val="32"/>
                <w:shd w:val="clear" w:color="auto" w:fill="FFFFFF"/>
              </w:rPr>
            </w:rPrChange>
          </w:rPr>
          <w:t>框架在初始化時，要讀取的配置文件位置</w:t>
        </w:r>
      </w:ins>
    </w:p>
    <w:p w14:paraId="5A642FFC" w14:textId="77777777" w:rsidR="00BE147C" w:rsidRDefault="00BE147C" w:rsidP="00AA16D0">
      <w:pPr>
        <w:rPr>
          <w:ins w:id="100" w:author="寶德 黃" w:date="2023-01-27T13:25:00Z"/>
          <w:rFonts w:ascii="微軟正黑體" w:eastAsia="微軟正黑體" w:hAnsi="微軟正黑體" w:hint="eastAsia"/>
          <w:color w:val="1C1F21"/>
          <w:sz w:val="32"/>
          <w:szCs w:val="32"/>
          <w:shd w:val="clear" w:color="auto" w:fill="FFFFFF"/>
        </w:rPr>
      </w:pPr>
    </w:p>
    <w:p w14:paraId="2FFB34A3" w14:textId="78E5CB0A" w:rsidR="005128C2" w:rsidRDefault="005128C2" w:rsidP="00AA16D0">
      <w:pPr>
        <w:rPr>
          <w:ins w:id="101" w:author="寶德 黃" w:date="2023-01-27T14:44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102" w:author="寶德 黃" w:date="2023-01-27T13:25:00Z"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3</w:t>
        </w:r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.</w:t>
        </w:r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配置a</w:t>
        </w:r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pplicationContext</w:t>
        </w:r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的m</w:t>
        </w:r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vc</w:t>
        </w:r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標記</w:t>
        </w:r>
      </w:ins>
    </w:p>
    <w:p w14:paraId="22AB3BFD" w14:textId="2B4F4B80" w:rsidR="00D716F8" w:rsidRDefault="00D716F8" w:rsidP="00AA16D0">
      <w:pPr>
        <w:rPr>
          <w:ins w:id="103" w:author="寶德 黃" w:date="2023-01-27T14:44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104" w:author="寶德 黃" w:date="2023-01-27T14:44:00Z">
        <w:r>
          <w:rPr>
            <w:noProof/>
          </w:rPr>
          <w:lastRenderedPageBreak/>
          <w:drawing>
            <wp:inline distT="0" distB="0" distL="0" distR="0" wp14:anchorId="0E2B9F10" wp14:editId="59F44E8E">
              <wp:extent cx="5274310" cy="3136900"/>
              <wp:effectExtent l="0" t="0" r="2540" b="6350"/>
              <wp:docPr id="22" name="圖片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136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102A6B" w14:textId="0AB91923" w:rsidR="00D716F8" w:rsidRPr="00D716F8" w:rsidRDefault="00D716F8" w:rsidP="00AA16D0">
      <w:pPr>
        <w:rPr>
          <w:ins w:id="105" w:author="寶德 黃" w:date="2023-01-27T13:25:00Z"/>
          <w:rFonts w:ascii="微軟正黑體" w:eastAsia="微軟正黑體" w:hAnsi="微軟正黑體" w:hint="eastAsia"/>
          <w:color w:val="1C1F21"/>
          <w:szCs w:val="24"/>
          <w:shd w:val="clear" w:color="auto" w:fill="FFFFFF"/>
          <w:rPrChange w:id="106" w:author="寶德 黃" w:date="2023-01-27T14:44:00Z">
            <w:rPr>
              <w:ins w:id="107" w:author="寶德 黃" w:date="2023-01-27T13:25:00Z"/>
              <w:rFonts w:ascii="微軟正黑體" w:eastAsia="微軟正黑體" w:hAnsi="微軟正黑體" w:hint="eastAsia"/>
              <w:color w:val="1C1F21"/>
              <w:sz w:val="32"/>
              <w:szCs w:val="32"/>
              <w:shd w:val="clear" w:color="auto" w:fill="FFFFFF"/>
            </w:rPr>
          </w:rPrChange>
        </w:rPr>
      </w:pPr>
      <w:ins w:id="108" w:author="寶德 黃" w:date="2023-01-27T14:44:00Z">
        <w:r w:rsidRPr="00D716F8">
          <w:rPr>
            <w:rFonts w:ascii="微軟正黑體" w:eastAsia="微軟正黑體" w:hAnsi="微軟正黑體" w:hint="eastAsia"/>
            <w:color w:val="1C1F21"/>
            <w:szCs w:val="24"/>
            <w:shd w:val="clear" w:color="auto" w:fill="FFFFFF"/>
            <w:rPrChange w:id="109" w:author="寶德 黃" w:date="2023-01-27T14:44:00Z">
              <w:rPr>
                <w:rFonts w:ascii="微軟正黑體" w:eastAsia="微軟正黑體" w:hAnsi="微軟正黑體" w:hint="eastAsia"/>
                <w:color w:val="1C1F21"/>
                <w:sz w:val="32"/>
                <w:szCs w:val="32"/>
                <w:shd w:val="clear" w:color="auto" w:fill="FFFFFF"/>
              </w:rPr>
            </w:rPrChange>
          </w:rPr>
          <w:t>開啟Io</w:t>
        </w:r>
        <w:r w:rsidRPr="00D716F8">
          <w:rPr>
            <w:rFonts w:ascii="微軟正黑體" w:eastAsia="微軟正黑體" w:hAnsi="微軟正黑體"/>
            <w:color w:val="1C1F21"/>
            <w:szCs w:val="24"/>
            <w:shd w:val="clear" w:color="auto" w:fill="FFFFFF"/>
            <w:rPrChange w:id="110" w:author="寶德 黃" w:date="2023-01-27T14:44:00Z">
              <w:rPr>
                <w:rFonts w:ascii="微軟正黑體" w:eastAsia="微軟正黑體" w:hAnsi="微軟正黑體"/>
                <w:color w:val="1C1F21"/>
                <w:sz w:val="32"/>
                <w:szCs w:val="32"/>
                <w:shd w:val="clear" w:color="auto" w:fill="FFFFFF"/>
              </w:rPr>
            </w:rPrChange>
          </w:rPr>
          <w:t>C</w:t>
        </w:r>
        <w:r w:rsidRPr="00D716F8">
          <w:rPr>
            <w:rFonts w:ascii="微軟正黑體" w:eastAsia="微軟正黑體" w:hAnsi="微軟正黑體" w:hint="eastAsia"/>
            <w:color w:val="1C1F21"/>
            <w:szCs w:val="24"/>
            <w:shd w:val="clear" w:color="auto" w:fill="FFFFFF"/>
            <w:rPrChange w:id="111" w:author="寶德 黃" w:date="2023-01-27T14:44:00Z">
              <w:rPr>
                <w:rFonts w:ascii="微軟正黑體" w:eastAsia="微軟正黑體" w:hAnsi="微軟正黑體" w:hint="eastAsia"/>
                <w:color w:val="1C1F21"/>
                <w:sz w:val="32"/>
                <w:szCs w:val="32"/>
                <w:shd w:val="clear" w:color="auto" w:fill="FFFFFF"/>
              </w:rPr>
            </w:rPrChange>
          </w:rPr>
          <w:t>註解開發模式、開啟</w:t>
        </w:r>
        <w:r w:rsidRPr="00D716F8">
          <w:rPr>
            <w:rFonts w:ascii="微軟正黑體" w:eastAsia="微軟正黑體" w:hAnsi="微軟正黑體"/>
            <w:color w:val="1C1F21"/>
            <w:szCs w:val="24"/>
            <w:shd w:val="clear" w:color="auto" w:fill="FFFFFF"/>
            <w:rPrChange w:id="112" w:author="寶德 黃" w:date="2023-01-27T14:44:00Z">
              <w:rPr>
                <w:rFonts w:ascii="微軟正黑體" w:eastAsia="微軟正黑體" w:hAnsi="微軟正黑體"/>
                <w:color w:val="1C1F21"/>
                <w:sz w:val="32"/>
                <w:szCs w:val="32"/>
                <w:shd w:val="clear" w:color="auto" w:fill="FFFFFF"/>
              </w:rPr>
            </w:rPrChange>
          </w:rPr>
          <w:t>MVC</w:t>
        </w:r>
        <w:r w:rsidRPr="00D716F8">
          <w:rPr>
            <w:rFonts w:ascii="微軟正黑體" w:eastAsia="微軟正黑體" w:hAnsi="微軟正黑體" w:hint="eastAsia"/>
            <w:color w:val="1C1F21"/>
            <w:szCs w:val="24"/>
            <w:shd w:val="clear" w:color="auto" w:fill="FFFFFF"/>
            <w:rPrChange w:id="113" w:author="寶德 黃" w:date="2023-01-27T14:44:00Z">
              <w:rPr>
                <w:rFonts w:ascii="微軟正黑體" w:eastAsia="微軟正黑體" w:hAnsi="微軟正黑體" w:hint="eastAsia"/>
                <w:color w:val="1C1F21"/>
                <w:sz w:val="32"/>
                <w:szCs w:val="32"/>
                <w:shd w:val="clear" w:color="auto" w:fill="FFFFFF"/>
              </w:rPr>
            </w:rPrChange>
          </w:rPr>
          <w:t>註解開發模式，並設定過濾靜態資源提高執行速度</w:t>
        </w:r>
      </w:ins>
    </w:p>
    <w:p w14:paraId="51579875" w14:textId="47786927" w:rsidR="005128C2" w:rsidRDefault="005128C2" w:rsidP="00AA16D0">
      <w:pPr>
        <w:rPr>
          <w:ins w:id="114" w:author="寶德 黃" w:date="2023-01-27T14:52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115" w:author="寶德 黃" w:date="2023-01-27T13:25:00Z"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4</w:t>
        </w:r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.</w:t>
        </w:r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開發C</w:t>
        </w:r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ontroller</w:t>
        </w:r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控制器</w:t>
        </w:r>
      </w:ins>
    </w:p>
    <w:p w14:paraId="7166DFB2" w14:textId="62DACA17" w:rsidR="001C0DEC" w:rsidRDefault="00733626" w:rsidP="00AA16D0">
      <w:pPr>
        <w:rPr>
          <w:ins w:id="116" w:author="寶德 黃" w:date="2023-01-27T14:52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117" w:author="寶德 黃" w:date="2023-01-27T14:53:00Z">
        <w:r>
          <w:rPr>
            <w:noProof/>
          </w:rPr>
          <w:drawing>
            <wp:inline distT="0" distB="0" distL="0" distR="0" wp14:anchorId="7E87D215" wp14:editId="68A90728">
              <wp:extent cx="5274310" cy="1982470"/>
              <wp:effectExtent l="0" t="0" r="2540" b="0"/>
              <wp:docPr id="24" name="圖片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9824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67CDE35" w14:textId="6B86888B" w:rsidR="001C0DEC" w:rsidRDefault="001C0DEC" w:rsidP="00AA16D0">
      <w:pPr>
        <w:rPr>
          <w:ins w:id="118" w:author="寶德 黃" w:date="2023-01-27T14:56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119" w:author="寶德 黃" w:date="2023-01-27T14:52:00Z"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5</w:t>
        </w:r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.</w:t>
        </w:r>
      </w:ins>
      <w:ins w:id="120" w:author="寶德 黃" w:date="2023-01-27T14:53:00Z"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將</w:t>
        </w:r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maven</w:t>
        </w:r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依賴分享給</w:t>
        </w:r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WEB-INF</w:t>
        </w:r>
      </w:ins>
    </w:p>
    <w:p w14:paraId="233123C0" w14:textId="23ABDFAF" w:rsidR="006107A8" w:rsidRDefault="00575803" w:rsidP="00AA16D0">
      <w:pPr>
        <w:rPr>
          <w:ins w:id="121" w:author="寶德 黃" w:date="2023-01-27T14:56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122" w:author="寶德 黃" w:date="2023-01-27T14:56:00Z">
        <w:r>
          <w:rPr>
            <w:noProof/>
          </w:rPr>
          <w:lastRenderedPageBreak/>
          <w:drawing>
            <wp:inline distT="0" distB="0" distL="0" distR="0" wp14:anchorId="2F4888A0" wp14:editId="61795333">
              <wp:extent cx="5274310" cy="2797810"/>
              <wp:effectExtent l="0" t="0" r="2540" b="2540"/>
              <wp:docPr id="23" name="圖片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797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9BE81E" w14:textId="645451DC" w:rsidR="003D7EE5" w:rsidRDefault="003D7EE5" w:rsidP="00AA16D0">
      <w:pPr>
        <w:rPr>
          <w:ins w:id="123" w:author="寶德 黃" w:date="2023-01-27T14:56:00Z"/>
          <w:rFonts w:ascii="微軟正黑體" w:eastAsia="微軟正黑體" w:hAnsi="微軟正黑體"/>
          <w:color w:val="1C1F21"/>
          <w:sz w:val="32"/>
          <w:szCs w:val="32"/>
          <w:shd w:val="clear" w:color="auto" w:fill="FFFFFF"/>
        </w:rPr>
      </w:pPr>
      <w:ins w:id="124" w:author="寶德 黃" w:date="2023-01-27T14:56:00Z"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6</w:t>
        </w:r>
        <w:r>
          <w:rPr>
            <w:rFonts w:ascii="微軟正黑體" w:eastAsia="微軟正黑體" w:hAnsi="微軟正黑體"/>
            <w:color w:val="1C1F21"/>
            <w:sz w:val="32"/>
            <w:szCs w:val="32"/>
            <w:shd w:val="clear" w:color="auto" w:fill="FFFFFF"/>
          </w:rPr>
          <w:t>.</w:t>
        </w:r>
        <w:r>
          <w:rPr>
            <w:rFonts w:ascii="微軟正黑體" w:eastAsia="微軟正黑體" w:hAnsi="微軟正黑體" w:hint="eastAsia"/>
            <w:color w:val="1C1F21"/>
            <w:sz w:val="32"/>
            <w:szCs w:val="32"/>
            <w:shd w:val="clear" w:color="auto" w:fill="FFFFFF"/>
          </w:rPr>
          <w:t>測試映射結果</w:t>
        </w:r>
      </w:ins>
    </w:p>
    <w:p w14:paraId="11D5486E" w14:textId="3081A46D" w:rsidR="003D7EE5" w:rsidRDefault="003D7EE5" w:rsidP="00AA16D0">
      <w:pPr>
        <w:rPr>
          <w:ins w:id="125" w:author="寶德 黃" w:date="2023-01-27T14:53:00Z"/>
          <w:rFonts w:ascii="微軟正黑體" w:eastAsia="微軟正黑體" w:hAnsi="微軟正黑體" w:hint="eastAsia"/>
          <w:color w:val="1C1F21"/>
          <w:sz w:val="32"/>
          <w:szCs w:val="32"/>
          <w:shd w:val="clear" w:color="auto" w:fill="FFFFFF"/>
        </w:rPr>
      </w:pPr>
      <w:ins w:id="126" w:author="寶德 黃" w:date="2023-01-27T14:56:00Z">
        <w:r>
          <w:rPr>
            <w:noProof/>
          </w:rPr>
          <w:drawing>
            <wp:inline distT="0" distB="0" distL="0" distR="0" wp14:anchorId="788DB9EB" wp14:editId="60315F1C">
              <wp:extent cx="5274310" cy="784860"/>
              <wp:effectExtent l="0" t="0" r="2540" b="0"/>
              <wp:docPr id="25" name="圖片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7848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BCA83D3" w14:textId="72BB74BE" w:rsidR="00393A08" w:rsidRDefault="00393A08" w:rsidP="00393A08">
      <w:pPr>
        <w:rPr>
          <w:ins w:id="127" w:author="寶德 黃" w:date="2023-01-27T15:07:00Z"/>
        </w:rPr>
      </w:pPr>
    </w:p>
    <w:p w14:paraId="1C7A7FB5" w14:textId="354CF83B" w:rsidR="00393A08" w:rsidRDefault="00393A08" w:rsidP="00393A08">
      <w:pPr>
        <w:rPr>
          <w:ins w:id="128" w:author="寶德 黃" w:date="2023-01-27T15:08:00Z"/>
        </w:rPr>
      </w:pPr>
      <w:ins w:id="129" w:author="寶德 黃" w:date="2023-01-27T15:07:00Z">
        <w:r>
          <w:rPr>
            <w:rFonts w:hint="eastAsia"/>
          </w:rPr>
          <w:t>執行</w:t>
        </w:r>
      </w:ins>
      <w:ins w:id="130" w:author="寶德 黃" w:date="2023-01-27T15:08:00Z">
        <w:r>
          <w:rPr>
            <w:rFonts w:hint="eastAsia"/>
          </w:rPr>
          <w:t>示</w:t>
        </w:r>
      </w:ins>
      <w:ins w:id="131" w:author="寶德 黃" w:date="2023-01-27T15:07:00Z">
        <w:r>
          <w:rPr>
            <w:rFonts w:hint="eastAsia"/>
          </w:rPr>
          <w:t>意圖</w:t>
        </w:r>
      </w:ins>
    </w:p>
    <w:p w14:paraId="64DBCF6A" w14:textId="7E28C75C" w:rsidR="00393A08" w:rsidRPr="005128C2" w:rsidRDefault="00393A08" w:rsidP="00393A08">
      <w:pPr>
        <w:rPr>
          <w:rFonts w:hint="eastAsia"/>
          <w:rPrChange w:id="132" w:author="寶德 黃" w:date="2023-01-27T13:24:00Z">
            <w:rPr>
              <w:rFonts w:ascii="微軟正黑體" w:eastAsia="微軟正黑體" w:hAnsi="微軟正黑體" w:hint="eastAsia"/>
              <w:sz w:val="28"/>
              <w:szCs w:val="28"/>
            </w:rPr>
          </w:rPrChange>
        </w:rPr>
      </w:pPr>
      <w:ins w:id="133" w:author="寶德 黃" w:date="2023-01-27T15:08:00Z">
        <w:r>
          <w:rPr>
            <w:noProof/>
          </w:rPr>
          <w:drawing>
            <wp:inline distT="0" distB="0" distL="0" distR="0" wp14:anchorId="7D751D76" wp14:editId="0BEC84F6">
              <wp:extent cx="5274310" cy="2724785"/>
              <wp:effectExtent l="0" t="0" r="2540" b="0"/>
              <wp:docPr id="28" name="圖片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724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393A08" w:rsidRPr="005128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寶德 黃">
    <w15:presenceInfo w15:providerId="Windows Live" w15:userId="6997a4ba52fe3de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trackRevisions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029"/>
    <w:rsid w:val="001844CC"/>
    <w:rsid w:val="001C0DEC"/>
    <w:rsid w:val="002420AD"/>
    <w:rsid w:val="002A5F23"/>
    <w:rsid w:val="002B3D3B"/>
    <w:rsid w:val="002B4AAC"/>
    <w:rsid w:val="00393A08"/>
    <w:rsid w:val="003D7EE5"/>
    <w:rsid w:val="004148B2"/>
    <w:rsid w:val="00472661"/>
    <w:rsid w:val="004E7246"/>
    <w:rsid w:val="005128C2"/>
    <w:rsid w:val="005624E5"/>
    <w:rsid w:val="00574134"/>
    <w:rsid w:val="00575803"/>
    <w:rsid w:val="006107A8"/>
    <w:rsid w:val="006A7FD2"/>
    <w:rsid w:val="00701659"/>
    <w:rsid w:val="00723DD8"/>
    <w:rsid w:val="00725029"/>
    <w:rsid w:val="00733626"/>
    <w:rsid w:val="00825AED"/>
    <w:rsid w:val="0085329A"/>
    <w:rsid w:val="008B0674"/>
    <w:rsid w:val="009C1FDB"/>
    <w:rsid w:val="009F2529"/>
    <w:rsid w:val="00AA16D0"/>
    <w:rsid w:val="00B8509F"/>
    <w:rsid w:val="00BD0498"/>
    <w:rsid w:val="00BE147C"/>
    <w:rsid w:val="00C85097"/>
    <w:rsid w:val="00D227D2"/>
    <w:rsid w:val="00D71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0A5AB"/>
  <w15:chartTrackingRefBased/>
  <w15:docId w15:val="{64C8DB32-0D89-4C6A-9B0A-0F33B3A70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4E7246"/>
  </w:style>
  <w:style w:type="paragraph" w:styleId="a4">
    <w:name w:val="No Spacing"/>
    <w:uiPriority w:val="1"/>
    <w:qFormat/>
    <w:rsid w:val="00393A08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microsoft.com/office/2011/relationships/people" Target="peop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14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31</cp:revision>
  <dcterms:created xsi:type="dcterms:W3CDTF">2023-01-27T03:37:00Z</dcterms:created>
  <dcterms:modified xsi:type="dcterms:W3CDTF">2023-01-27T07:08:00Z</dcterms:modified>
</cp:coreProperties>
</file>